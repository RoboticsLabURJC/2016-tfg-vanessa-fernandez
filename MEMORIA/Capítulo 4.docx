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D3" w:rsidRDefault="009026D3" w:rsidP="009026D3">
      <w:pPr>
        <w:autoSpaceDE w:val="0"/>
        <w:autoSpaceDN w:val="0"/>
        <w:adjustRightInd w:val="0"/>
        <w:spacing w:after="0" w:line="240" w:lineRule="auto"/>
        <w:rPr>
          <w:rFonts w:ascii="Cambria" w:hAnsi="Cambria" w:cs="SFBX2074"/>
          <w:sz w:val="52"/>
          <w:szCs w:val="52"/>
        </w:rPr>
      </w:pPr>
      <w:r>
        <w:rPr>
          <w:rFonts w:ascii="Cambria" w:hAnsi="Cambria" w:cs="SFBX2074"/>
          <w:sz w:val="52"/>
          <w:szCs w:val="52"/>
        </w:rPr>
        <w:t>Capítulo 4</w:t>
      </w:r>
    </w:p>
    <w:p w:rsidR="009026D3" w:rsidRDefault="009026D3" w:rsidP="009026D3">
      <w:pPr>
        <w:autoSpaceDE w:val="0"/>
        <w:autoSpaceDN w:val="0"/>
        <w:adjustRightInd w:val="0"/>
        <w:spacing w:after="0" w:line="240" w:lineRule="auto"/>
        <w:rPr>
          <w:rFonts w:ascii="SFBX2074" w:hAnsi="SFBX2074" w:cs="SFBX2074"/>
          <w:sz w:val="41"/>
          <w:szCs w:val="41"/>
        </w:rPr>
      </w:pPr>
    </w:p>
    <w:p w:rsidR="009026D3" w:rsidRDefault="009026D3" w:rsidP="009026D3">
      <w:pPr>
        <w:pStyle w:val="TitulosTFG"/>
      </w:pPr>
      <w:r>
        <w:t xml:space="preserve">Práctica: Navegación global de un </w:t>
      </w:r>
      <w:proofErr w:type="spellStart"/>
      <w:ins w:id="0" w:author="jessi_3118@hotmail.com" w:date="2017-09-11T20:06:00Z">
        <w:r w:rsidR="008D76C2">
          <w:t>Tele</w:t>
        </w:r>
      </w:ins>
      <w:r>
        <w:t>Taxi</w:t>
      </w:r>
      <w:proofErr w:type="spellEnd"/>
      <w:r>
        <w:t xml:space="preserve"> con GPP</w:t>
      </w:r>
    </w:p>
    <w:p w:rsidR="009026D3" w:rsidRDefault="009026D3" w:rsidP="009026D3">
      <w:pPr>
        <w:rPr>
          <w:rFonts w:ascii="SFBX2488" w:hAnsi="SFBX2488" w:cs="SFBX2488"/>
          <w:sz w:val="50"/>
          <w:szCs w:val="50"/>
        </w:rPr>
      </w:pPr>
    </w:p>
    <w:p w:rsidR="009026D3" w:rsidRDefault="009026D3" w:rsidP="009026D3">
      <w:pPr>
        <w:jc w:val="both"/>
        <w:rPr>
          <w:rFonts w:ascii="Cambria" w:hAnsi="Cambria"/>
        </w:rPr>
      </w:pPr>
      <w:r>
        <w:rPr>
          <w:rFonts w:ascii="Cambria" w:hAnsi="Cambria"/>
        </w:rPr>
        <w:t xml:space="preserve">Una vez explicado el contexto, los objetivos y las herramientas empleadas en este proyecto, en este capítulo se detallarán las mejoras de infraestructura y aplicación en la práctica de </w:t>
      </w:r>
      <w:proofErr w:type="spellStart"/>
      <w:r>
        <w:rPr>
          <w:rFonts w:ascii="Cambria" w:hAnsi="Cambria"/>
        </w:rPr>
        <w:t>JdeRobot-Academy</w:t>
      </w:r>
      <w:proofErr w:type="spellEnd"/>
      <w:r>
        <w:rPr>
          <w:rFonts w:ascii="Cambria" w:hAnsi="Cambria"/>
        </w:rPr>
        <w:t xml:space="preserve"> denominada “</w:t>
      </w:r>
      <w:proofErr w:type="spellStart"/>
      <w:del w:id="1" w:author="jessi_3118@hotmail.com" w:date="2017-09-11T20:06:00Z">
        <w:r w:rsidDel="00435791">
          <w:rPr>
            <w:rFonts w:ascii="Cambria" w:hAnsi="Cambria"/>
            <w:i/>
          </w:rPr>
          <w:delText>global_navigation</w:delText>
        </w:r>
      </w:del>
      <w:ins w:id="2" w:author="jessi_3118@hotmail.com" w:date="2017-09-11T20:06:00Z">
        <w:r w:rsidR="00435791">
          <w:rPr>
            <w:rFonts w:ascii="Cambria" w:hAnsi="Cambria"/>
            <w:i/>
          </w:rPr>
          <w:t>TeleTaxi</w:t>
        </w:r>
      </w:ins>
      <w:proofErr w:type="spellEnd"/>
      <w:r>
        <w:rPr>
          <w:rFonts w:ascii="Cambria" w:hAnsi="Cambria"/>
        </w:rPr>
        <w:t xml:space="preserve">”, así como el </w:t>
      </w:r>
      <w:del w:id="3" w:author="jessi_3118@hotmail.com" w:date="2017-09-11T20:01:00Z">
        <w:r w:rsidDel="002B57E6">
          <w:rPr>
            <w:rFonts w:ascii="Cambria" w:hAnsi="Cambria"/>
          </w:rPr>
          <w:delText xml:space="preserve">árbitro </w:delText>
        </w:r>
      </w:del>
      <w:ins w:id="4" w:author="jessi_3118@hotmail.com" w:date="2017-09-11T20:01:00Z">
        <w:r w:rsidR="002B57E6">
          <w:rPr>
            <w:rFonts w:ascii="Cambria" w:hAnsi="Cambria"/>
          </w:rPr>
          <w:t xml:space="preserve">evaluador automático </w:t>
        </w:r>
      </w:ins>
      <w:r>
        <w:rPr>
          <w:rFonts w:ascii="Cambria" w:hAnsi="Cambria"/>
        </w:rPr>
        <w:t xml:space="preserve">creado y la solución realizada. Esta práctica ya formaba parte del entorno </w:t>
      </w:r>
      <w:proofErr w:type="spellStart"/>
      <w:r>
        <w:rPr>
          <w:rFonts w:ascii="Cambria" w:hAnsi="Cambria"/>
        </w:rPr>
        <w:t>JdeRobot-Academy</w:t>
      </w:r>
      <w:proofErr w:type="spellEnd"/>
      <w:r>
        <w:rPr>
          <w:rFonts w:ascii="Cambria" w:hAnsi="Cambria"/>
        </w:rPr>
        <w:t>, pero se han realizado diferentes mejoras que se describirán a lo largo del capítulo.</w:t>
      </w:r>
    </w:p>
    <w:p w:rsidR="009026D3" w:rsidRDefault="009026D3" w:rsidP="009026D3">
      <w:pPr>
        <w:pStyle w:val="TitulosTFG"/>
      </w:pPr>
    </w:p>
    <w:p w:rsidR="009026D3" w:rsidRDefault="009026D3" w:rsidP="009026D3">
      <w:pPr>
        <w:pStyle w:val="SubTitulos-TFG"/>
        <w:numPr>
          <w:ilvl w:val="1"/>
          <w:numId w:val="6"/>
        </w:numPr>
        <w:spacing w:line="254" w:lineRule="auto"/>
      </w:pPr>
      <w:r>
        <w:t>Enunciado</w:t>
      </w:r>
      <w:del w:id="5" w:author="jessi_3118@hotmail.com" w:date="2017-09-11T20:06:00Z">
        <w:r w:rsidDel="00633CB2">
          <w:delText xml:space="preserve"> de la práctica</w:delText>
        </w:r>
      </w:del>
    </w:p>
    <w:p w:rsidR="009026D3" w:rsidRDefault="009026D3" w:rsidP="009026D3">
      <w:pPr>
        <w:pStyle w:val="SubTitulos-TFG"/>
        <w:numPr>
          <w:ilvl w:val="0"/>
          <w:numId w:val="0"/>
        </w:numPr>
      </w:pPr>
    </w:p>
    <w:p w:rsidR="009026D3" w:rsidRDefault="009026D3">
      <w:pPr>
        <w:autoSpaceDE w:val="0"/>
        <w:autoSpaceDN w:val="0"/>
        <w:adjustRightInd w:val="0"/>
        <w:spacing w:after="0" w:line="240" w:lineRule="auto"/>
        <w:jc w:val="both"/>
        <w:rPr>
          <w:ins w:id="6" w:author="jessi_3118@hotmail.com" w:date="2017-09-11T20:09:00Z"/>
          <w:rFonts w:ascii="Cambria" w:hAnsi="Cambria"/>
        </w:rPr>
        <w:pPrChange w:id="7" w:author="jessi_3118@hotmail.com" w:date="2017-09-11T20:10:00Z">
          <w:pPr>
            <w:jc w:val="both"/>
          </w:pPr>
        </w:pPrChange>
      </w:pPr>
      <w:r w:rsidRPr="0008390B">
        <w:rPr>
          <w:rFonts w:ascii="Cambria" w:hAnsi="Cambria"/>
        </w:rPr>
        <w:t xml:space="preserve">El propósito de esta práctica es que un taxi autónomo sea capaz de navegar desde un punto de la ciudad a cualquier otro punto. </w:t>
      </w:r>
      <w:ins w:id="8" w:author="jessi_3118@hotmail.com" w:date="2017-09-11T20:08:00Z">
        <w:r w:rsidR="00D60BD1" w:rsidRPr="00234A85">
          <w:rPr>
            <w:rFonts w:ascii="Cambria" w:hAnsi="Cambria"/>
            <w:rPrChange w:id="9" w:author="Usuario" w:date="2017-09-12T20:53:00Z">
              <w:rPr>
                <w:rFonts w:ascii="DejaVuSans" w:hAnsi="DejaVuSans" w:cs="DejaVuSans"/>
                <w:color w:val="FF0000"/>
              </w:rPr>
            </w:rPrChange>
          </w:rPr>
          <w:t>El usuario humano podrá especificar</w:t>
        </w:r>
      </w:ins>
      <w:ins w:id="10" w:author="jessi_3118@hotmail.com" w:date="2017-09-11T20:09:00Z">
        <w:r w:rsidR="00D60BD1" w:rsidRPr="00234A85">
          <w:rPr>
            <w:rFonts w:ascii="Cambria" w:hAnsi="Cambria"/>
            <w:rPrChange w:id="11" w:author="Usuario" w:date="2017-09-12T20:53:00Z">
              <w:rPr>
                <w:rFonts w:ascii="DejaVuSans" w:hAnsi="DejaVuSans" w:cs="DejaVuSans"/>
                <w:color w:val="FF0000"/>
              </w:rPr>
            </w:rPrChange>
          </w:rPr>
          <w:t xml:space="preserve"> </w:t>
        </w:r>
      </w:ins>
      <w:ins w:id="12" w:author="jessi_3118@hotmail.com" w:date="2017-09-11T20:08:00Z">
        <w:r w:rsidR="00D60BD1" w:rsidRPr="00234A85">
          <w:rPr>
            <w:rFonts w:ascii="Cambria" w:hAnsi="Cambria"/>
            <w:rPrChange w:id="13" w:author="Usuario" w:date="2017-09-12T20:53:00Z">
              <w:rPr>
                <w:rFonts w:ascii="DejaVuSans" w:hAnsi="DejaVuSans" w:cs="DejaVuSans"/>
                <w:color w:val="FF0000"/>
              </w:rPr>
            </w:rPrChange>
          </w:rPr>
          <w:t>un punto de destino al robot (taxi</w:t>
        </w:r>
      </w:ins>
      <w:ins w:id="14" w:author="jessi_3118@hotmail.com" w:date="2017-09-11T20:09:00Z">
        <w:r w:rsidR="00D60BD1" w:rsidRPr="00234A85">
          <w:rPr>
            <w:rFonts w:ascii="Cambria" w:hAnsi="Cambria"/>
            <w:rPrChange w:id="15" w:author="Usuario" w:date="2017-09-12T20:53:00Z">
              <w:rPr>
                <w:rFonts w:ascii="DejaVuSans" w:hAnsi="DejaVuSans" w:cs="DejaVuSans"/>
                <w:color w:val="FF0000"/>
              </w:rPr>
            </w:rPrChange>
          </w:rPr>
          <w:t>)</w:t>
        </w:r>
      </w:ins>
      <w:ins w:id="16" w:author="jessi_3118@hotmail.com" w:date="2017-09-11T20:08:00Z">
        <w:r w:rsidR="00D60BD1" w:rsidRPr="00234A85">
          <w:rPr>
            <w:rFonts w:ascii="Cambria" w:hAnsi="Cambria"/>
            <w:rPrChange w:id="17" w:author="Usuario" w:date="2017-09-12T20:53:00Z">
              <w:rPr>
                <w:rFonts w:ascii="DejaVuSans" w:hAnsi="DejaVuSans" w:cs="DejaVuSans"/>
                <w:color w:val="FF0000"/>
              </w:rPr>
            </w:rPrChange>
          </w:rPr>
          <w:t xml:space="preserve"> picando con el ratón en algún lugar</w:t>
        </w:r>
      </w:ins>
      <w:ins w:id="18" w:author="jessi_3118@hotmail.com" w:date="2017-09-11T20:09:00Z">
        <w:r w:rsidR="00D60BD1" w:rsidRPr="00234A85">
          <w:rPr>
            <w:rFonts w:ascii="Cambria" w:hAnsi="Cambria"/>
            <w:rPrChange w:id="19" w:author="Usuario" w:date="2017-09-12T20:53:00Z">
              <w:rPr>
                <w:rFonts w:ascii="DejaVuSans" w:hAnsi="DejaVuSans" w:cs="DejaVuSans"/>
                <w:color w:val="FF0000"/>
              </w:rPr>
            </w:rPrChange>
          </w:rPr>
          <w:t xml:space="preserve"> </w:t>
        </w:r>
      </w:ins>
      <w:ins w:id="20" w:author="jessi_3118@hotmail.com" w:date="2017-09-11T20:08:00Z">
        <w:r w:rsidR="00D60BD1" w:rsidRPr="00234A85">
          <w:rPr>
            <w:rFonts w:ascii="Cambria" w:hAnsi="Cambria"/>
            <w:rPrChange w:id="21" w:author="Usuario" w:date="2017-09-12T20:53:00Z">
              <w:rPr>
                <w:rFonts w:ascii="DejaVuSans" w:hAnsi="DejaVuSans" w:cs="DejaVuSans"/>
                <w:color w:val="FF0000"/>
              </w:rPr>
            </w:rPrChange>
          </w:rPr>
          <w:t>de la ciudad, cuyo mapa también se</w:t>
        </w:r>
      </w:ins>
      <w:ins w:id="22" w:author="jessi_3118@hotmail.com" w:date="2017-09-11T20:09:00Z">
        <w:r w:rsidR="00D60BD1" w:rsidRPr="00234A85">
          <w:rPr>
            <w:rFonts w:ascii="Cambria" w:hAnsi="Cambria"/>
            <w:rPrChange w:id="23" w:author="Usuario" w:date="2017-09-12T20:53:00Z">
              <w:rPr>
                <w:rFonts w:ascii="DejaVuSans" w:hAnsi="DejaVuSans" w:cs="DejaVuSans"/>
                <w:color w:val="FF0000"/>
              </w:rPr>
            </w:rPrChange>
          </w:rPr>
          <w:t xml:space="preserve"> </w:t>
        </w:r>
      </w:ins>
      <w:ins w:id="24" w:author="jessi_3118@hotmail.com" w:date="2017-09-11T20:08:00Z">
        <w:r w:rsidR="00D60BD1" w:rsidRPr="00234A85">
          <w:rPr>
            <w:rFonts w:ascii="Cambria" w:hAnsi="Cambria"/>
            <w:rPrChange w:id="25" w:author="Usuario" w:date="2017-09-12T20:53:00Z">
              <w:rPr>
                <w:rFonts w:ascii="DejaVuSans" w:hAnsi="DejaVuSans" w:cs="DejaVuSans"/>
                <w:color w:val="FF0000"/>
              </w:rPr>
            </w:rPrChange>
          </w:rPr>
          <w:t>muestra en el interfaz gráfico del</w:t>
        </w:r>
      </w:ins>
      <w:ins w:id="26" w:author="jessi_3118@hotmail.com" w:date="2017-09-11T20:09:00Z">
        <w:r w:rsidR="00D60BD1" w:rsidRPr="00234A85">
          <w:rPr>
            <w:rFonts w:ascii="Cambria" w:hAnsi="Cambria"/>
            <w:rPrChange w:id="27" w:author="Usuario" w:date="2017-09-12T20:53:00Z">
              <w:rPr>
                <w:rFonts w:ascii="DejaVuSans" w:hAnsi="DejaVuSans" w:cs="DejaVuSans"/>
                <w:color w:val="FF0000"/>
              </w:rPr>
            </w:rPrChange>
          </w:rPr>
          <w:t xml:space="preserve"> </w:t>
        </w:r>
      </w:ins>
      <w:ins w:id="28" w:author="jessi_3118@hotmail.com" w:date="2017-09-11T20:08:00Z">
        <w:r w:rsidR="00D60BD1" w:rsidRPr="00234A85">
          <w:rPr>
            <w:rFonts w:ascii="Cambria" w:hAnsi="Cambria"/>
            <w:rPrChange w:id="29" w:author="Usuario" w:date="2017-09-12T20:53:00Z">
              <w:rPr>
                <w:rFonts w:ascii="DejaVuSans" w:hAnsi="DejaVuSans" w:cs="DejaVuSans"/>
                <w:color w:val="FF0000"/>
              </w:rPr>
            </w:rPrChange>
          </w:rPr>
          <w:t>componente académico</w:t>
        </w:r>
      </w:ins>
      <w:ins w:id="30" w:author="jessi_3118@hotmail.com" w:date="2017-09-11T20:10:00Z">
        <w:r w:rsidR="00806277" w:rsidRPr="00234A85">
          <w:rPr>
            <w:rFonts w:ascii="Cambria" w:hAnsi="Cambria"/>
            <w:rPrChange w:id="31" w:author="Usuario" w:date="2017-09-12T20:53:00Z">
              <w:rPr>
                <w:rFonts w:ascii="DejaVuSans" w:hAnsi="DejaVuSans" w:cs="DejaVuSans"/>
                <w:color w:val="FF0000"/>
              </w:rPr>
            </w:rPrChange>
          </w:rPr>
          <w:t>.</w:t>
        </w:r>
      </w:ins>
      <w:ins w:id="32" w:author="jessi_3118@hotmail.com" w:date="2017-09-11T20:08:00Z">
        <w:r w:rsidR="00D60BD1" w:rsidRPr="0008390B">
          <w:rPr>
            <w:rFonts w:ascii="Cambria" w:hAnsi="Cambria"/>
          </w:rPr>
          <w:t xml:space="preserve"> </w:t>
        </w:r>
      </w:ins>
      <w:r w:rsidRPr="0008390B">
        <w:rPr>
          <w:rFonts w:ascii="Cambria" w:hAnsi="Cambria"/>
        </w:rPr>
        <w:t>El taxi dispondrá de un mapa de la ciudad y un sensor GPS que le proporciona una estimación de su posición en la ciudad. Este vehículo posee un actuador de movimiento basado en velocidad lineal y velocidad de giro. Todos estos elementos permitirán realizar un algoritmo de planificación de rutas, además de un algoritmo de pilotaje que se fundamenta en la posición.</w:t>
      </w:r>
    </w:p>
    <w:p w:rsidR="00806277" w:rsidRPr="0008390B" w:rsidRDefault="00806277">
      <w:pPr>
        <w:autoSpaceDE w:val="0"/>
        <w:autoSpaceDN w:val="0"/>
        <w:adjustRightInd w:val="0"/>
        <w:spacing w:after="0" w:line="240" w:lineRule="auto"/>
        <w:rPr>
          <w:rFonts w:ascii="Cambria" w:hAnsi="Cambria"/>
        </w:rPr>
        <w:pPrChange w:id="33" w:author="jessi_3118@hotmail.com" w:date="2017-09-11T20:09:00Z">
          <w:pPr>
            <w:jc w:val="both"/>
          </w:pPr>
        </w:pPrChange>
      </w:pPr>
    </w:p>
    <w:p w:rsidR="009026D3" w:rsidRPr="0008390B" w:rsidRDefault="009026D3" w:rsidP="009026D3">
      <w:pPr>
        <w:jc w:val="both"/>
        <w:rPr>
          <w:rFonts w:ascii="Cambria" w:hAnsi="Cambria"/>
        </w:rPr>
      </w:pPr>
      <w:r w:rsidRPr="0008390B">
        <w:rPr>
          <w:rFonts w:ascii="Cambria" w:hAnsi="Cambria"/>
        </w:rPr>
        <w:t xml:space="preserve">En esta práctica el alumno deberá programar el algoritmo de navegación global </w:t>
      </w:r>
      <w:proofErr w:type="spellStart"/>
      <w:r w:rsidRPr="0008390B">
        <w:rPr>
          <w:rFonts w:ascii="Cambria" w:hAnsi="Cambria"/>
        </w:rPr>
        <w:t>Gradient</w:t>
      </w:r>
      <w:proofErr w:type="spellEnd"/>
      <w:r w:rsidRPr="0008390B">
        <w:rPr>
          <w:rFonts w:ascii="Cambria" w:hAnsi="Cambria"/>
        </w:rPr>
        <w:t xml:space="preserve"> </w:t>
      </w:r>
      <w:proofErr w:type="spellStart"/>
      <w:r w:rsidRPr="0008390B">
        <w:rPr>
          <w:rFonts w:ascii="Cambria" w:hAnsi="Cambria"/>
        </w:rPr>
        <w:t>Path</w:t>
      </w:r>
      <w:proofErr w:type="spellEnd"/>
      <w:r w:rsidRPr="0008390B">
        <w:rPr>
          <w:rFonts w:ascii="Cambria" w:hAnsi="Cambria"/>
        </w:rPr>
        <w:t xml:space="preserve"> </w:t>
      </w:r>
      <w:proofErr w:type="spellStart"/>
      <w:r w:rsidRPr="0008390B">
        <w:rPr>
          <w:rFonts w:ascii="Cambria" w:hAnsi="Cambria"/>
        </w:rPr>
        <w:t>Planning</w:t>
      </w:r>
      <w:proofErr w:type="spellEnd"/>
      <w:r w:rsidRPr="0008390B">
        <w:rPr>
          <w:rFonts w:ascii="Cambria" w:hAnsi="Cambria"/>
        </w:rPr>
        <w:t xml:space="preserve"> (GPP) para </w:t>
      </w:r>
      <w:del w:id="34" w:author="jessi_3118@hotmail.com" w:date="2017-09-11T20:10:00Z">
        <w:r w:rsidRPr="0008390B" w:rsidDel="005A60CC">
          <w:rPr>
            <w:rFonts w:ascii="Cambria" w:hAnsi="Cambria"/>
          </w:rPr>
          <w:delText xml:space="preserve">poder </w:delText>
        </w:r>
      </w:del>
      <w:r w:rsidRPr="0008390B">
        <w:rPr>
          <w:rFonts w:ascii="Cambria" w:hAnsi="Cambria"/>
        </w:rPr>
        <w:t>obtener una planificación de la ruta que ha de seguir desde la posición actual del robot hasta la posición definida por el usuario en la interfaz gráfica (GUI). Una vez calculada la ruta más corta entre los puntos mencionados, en el GUI se podrá visualizar la ruta en el mapa 2D, así como una imagen con el campo de gradiente calculado por el código del alumno (nos dará información acerca de la ruta en función de la distancia). Una vez calculada la ruta, el alumno deberá proporcionar un algoritmo de pilotaje para poder alcanzar el objetivo. Este algoritmo deberá tener en cuenta el campo calculado mediante el GPP y la posición del taxi.</w:t>
      </w:r>
      <w:r>
        <w:rPr>
          <w:rFonts w:ascii="Cambria" w:hAnsi="Cambria"/>
        </w:rPr>
        <w:t xml:space="preserve"> </w:t>
      </w:r>
    </w:p>
    <w:p w:rsidR="009026D3" w:rsidRPr="0008390B" w:rsidDel="00D33992" w:rsidRDefault="009026D3" w:rsidP="009026D3">
      <w:pPr>
        <w:jc w:val="both"/>
        <w:rPr>
          <w:del w:id="35" w:author="jessi_3118@hotmail.com" w:date="2017-09-12T16:47:00Z"/>
          <w:rFonts w:ascii="Cambria" w:hAnsi="Cambria"/>
        </w:rPr>
      </w:pPr>
      <w:del w:id="36" w:author="jessi_3118@hotmail.com" w:date="2017-09-12T16:47:00Z">
        <w:r w:rsidRPr="0008390B" w:rsidDel="00D33992">
          <w:rPr>
            <w:rFonts w:ascii="Cambria" w:hAnsi="Cambria"/>
          </w:rPr>
          <w:delText>El algoritmo de cálculo del campo se realizará en una iteración sin tiempo límite, y el algoritmo de pilotaje responde a un control reactivo.</w:delText>
        </w:r>
      </w:del>
    </w:p>
    <w:p w:rsidR="009026D3" w:rsidDel="00D33992" w:rsidRDefault="009026D3" w:rsidP="009026D3">
      <w:pPr>
        <w:jc w:val="both"/>
        <w:rPr>
          <w:del w:id="37" w:author="jessi_3118@hotmail.com" w:date="2017-09-12T16:47:00Z"/>
          <w:rFonts w:ascii="Cambria" w:hAnsi="Cambria"/>
        </w:rPr>
      </w:pPr>
    </w:p>
    <w:p w:rsidR="009026D3" w:rsidDel="00182D0E" w:rsidRDefault="009026D3" w:rsidP="009026D3">
      <w:pPr>
        <w:pStyle w:val="SubTitulos-TFG"/>
        <w:numPr>
          <w:ilvl w:val="1"/>
          <w:numId w:val="6"/>
        </w:numPr>
        <w:spacing w:line="254" w:lineRule="auto"/>
        <w:rPr>
          <w:del w:id="38" w:author="jessi_3118@hotmail.com" w:date="2017-09-11T20:39:00Z"/>
        </w:rPr>
      </w:pPr>
      <w:del w:id="39" w:author="jessi_3118@hotmail.com" w:date="2017-09-11T20:39:00Z">
        <w:r w:rsidDel="00182D0E">
          <w:delText>Diseño general de la práctica</w:delText>
        </w:r>
      </w:del>
    </w:p>
    <w:p w:rsidR="009026D3" w:rsidDel="00182D0E" w:rsidRDefault="009026D3" w:rsidP="009026D3">
      <w:pPr>
        <w:jc w:val="both"/>
        <w:rPr>
          <w:del w:id="40" w:author="jessi_3118@hotmail.com" w:date="2017-09-11T20:39:00Z"/>
          <w:rFonts w:ascii="Cambria" w:hAnsi="Cambria"/>
        </w:rPr>
      </w:pPr>
      <w:del w:id="41" w:author="jessi_3118@hotmail.com" w:date="2017-09-11T20:39:00Z">
        <w:r w:rsidRPr="00C94A1A" w:rsidDel="00182D0E">
          <w:rPr>
            <w:rFonts w:ascii="Cambria" w:hAnsi="Cambria"/>
          </w:rPr>
          <w:delText>En este apartado se dará una descripción de cómo se ha diseñado la práctica, es decir, se explicará la jerarquía que distribuye el comportamiento de la práctica en tareas más sencillas.</w:delText>
        </w:r>
      </w:del>
    </w:p>
    <w:p w:rsidR="009026D3" w:rsidRPr="00C94A1A" w:rsidDel="00182D0E" w:rsidRDefault="009026D3" w:rsidP="009026D3">
      <w:pPr>
        <w:jc w:val="both"/>
        <w:rPr>
          <w:del w:id="42" w:author="jessi_3118@hotmail.com" w:date="2017-09-11T20:39:00Z"/>
          <w:rFonts w:ascii="Cambria" w:hAnsi="Cambria"/>
        </w:rPr>
      </w:pPr>
    </w:p>
    <w:p w:rsidR="009026D3" w:rsidDel="00182D0E" w:rsidRDefault="009026D3" w:rsidP="009026D3">
      <w:pPr>
        <w:pStyle w:val="SubSubTitulo"/>
        <w:spacing w:line="254" w:lineRule="auto"/>
        <w:rPr>
          <w:del w:id="43" w:author="jessi_3118@hotmail.com" w:date="2017-09-11T20:39:00Z"/>
        </w:rPr>
      </w:pPr>
      <w:del w:id="44" w:author="jessi_3118@hotmail.com" w:date="2017-09-11T20:39:00Z">
        <w:r w:rsidDel="00182D0E">
          <w:delText>4.2.1 Diseño general</w:delText>
        </w:r>
      </w:del>
    </w:p>
    <w:p w:rsidR="009026D3" w:rsidDel="00182D0E" w:rsidRDefault="009026D3" w:rsidP="009026D3">
      <w:pPr>
        <w:pStyle w:val="SubSubTitulo"/>
        <w:spacing w:line="254" w:lineRule="auto"/>
        <w:ind w:firstLine="0"/>
        <w:rPr>
          <w:del w:id="45" w:author="jessi_3118@hotmail.com" w:date="2017-09-11T20:39:00Z"/>
        </w:rPr>
      </w:pPr>
    </w:p>
    <w:p w:rsidR="009026D3" w:rsidDel="00182D0E" w:rsidRDefault="009026D3" w:rsidP="009026D3">
      <w:pPr>
        <w:pStyle w:val="SubSubTitulo"/>
        <w:spacing w:line="254" w:lineRule="auto"/>
        <w:ind w:left="0" w:firstLine="0"/>
        <w:rPr>
          <w:del w:id="46" w:author="jessi_3118@hotmail.com" w:date="2017-09-11T20:39:00Z"/>
          <w:sz w:val="22"/>
          <w:szCs w:val="22"/>
        </w:rPr>
      </w:pPr>
      <w:del w:id="47" w:author="jessi_3118@hotmail.com" w:date="2017-09-11T20:39:00Z">
        <w:r w:rsidDel="00182D0E">
          <w:rPr>
            <w:sz w:val="22"/>
            <w:szCs w:val="22"/>
          </w:rPr>
          <w:delText>Las prácticas de JdeRobot se realizan sobre el entorno de prácticas JdeRobot/Academy. Este entorno se encarga de esconder la complejidad de diseñar la infraestructura, la aplicación o cualquier herramienta necesaria para las prácticas, evitando que el alumno tenga que lidiar con estas dificultades. Con este entorno se pretende que el alumno pueda afianzar los conocimientos teóricos sobre robótica y que pueda programar el comportamiento de los robots de forma práctica.</w:delText>
        </w:r>
      </w:del>
    </w:p>
    <w:p w:rsidR="009026D3" w:rsidDel="00182D0E" w:rsidRDefault="009026D3" w:rsidP="009026D3">
      <w:pPr>
        <w:pStyle w:val="SubSubTitulo"/>
        <w:spacing w:line="254" w:lineRule="auto"/>
        <w:ind w:left="0" w:firstLine="0"/>
        <w:rPr>
          <w:del w:id="48" w:author="jessi_3118@hotmail.com" w:date="2017-09-11T20:39:00Z"/>
          <w:sz w:val="22"/>
          <w:szCs w:val="22"/>
        </w:rPr>
      </w:pPr>
    </w:p>
    <w:p w:rsidR="009026D3" w:rsidDel="00182D0E" w:rsidRDefault="009026D3" w:rsidP="009026D3">
      <w:pPr>
        <w:pStyle w:val="SubSubTitulo"/>
        <w:spacing w:line="254" w:lineRule="auto"/>
        <w:ind w:left="0" w:firstLine="0"/>
        <w:rPr>
          <w:del w:id="49" w:author="jessi_3118@hotmail.com" w:date="2017-09-11T20:39:00Z"/>
          <w:sz w:val="22"/>
          <w:szCs w:val="22"/>
        </w:rPr>
      </w:pPr>
      <w:del w:id="50" w:author="jessi_3118@hotmail.com" w:date="2017-09-11T20:39:00Z">
        <w:r w:rsidDel="00182D0E">
          <w:rPr>
            <w:sz w:val="22"/>
            <w:szCs w:val="22"/>
          </w:rPr>
          <w:delText>Vamos a proceder a explicar los puntos necesarios para el desarrollo de una práctica. Lo primero que debemos crear es la infraestructura de la práctica. La infraestructura engloba la creación de los modelos necesarios, así como los plugins que van a necesitar estos modelos; además se deberá crear un entorno (mundo de Gazebo) por donde podrá navegar nuestro robot.</w:delText>
        </w:r>
      </w:del>
    </w:p>
    <w:p w:rsidR="009026D3" w:rsidDel="00182D0E" w:rsidRDefault="009026D3" w:rsidP="009026D3">
      <w:pPr>
        <w:pStyle w:val="SubSubTitulo"/>
        <w:spacing w:line="254" w:lineRule="auto"/>
        <w:ind w:left="0" w:firstLine="0"/>
        <w:rPr>
          <w:del w:id="51" w:author="jessi_3118@hotmail.com" w:date="2017-09-11T20:39:00Z"/>
          <w:sz w:val="22"/>
          <w:szCs w:val="22"/>
        </w:rPr>
      </w:pPr>
    </w:p>
    <w:p w:rsidR="009026D3" w:rsidRPr="004467AD" w:rsidDel="00182D0E" w:rsidRDefault="009026D3" w:rsidP="009026D3">
      <w:pPr>
        <w:pStyle w:val="SubSubTitulo"/>
        <w:spacing w:line="254" w:lineRule="auto"/>
        <w:ind w:left="0" w:firstLine="0"/>
        <w:rPr>
          <w:del w:id="52" w:author="jessi_3118@hotmail.com" w:date="2017-09-11T20:39:00Z"/>
          <w:sz w:val="22"/>
          <w:szCs w:val="22"/>
        </w:rPr>
      </w:pPr>
      <w:del w:id="53" w:author="jessi_3118@hotmail.com" w:date="2017-09-11T20:39:00Z">
        <w:r w:rsidDel="00182D0E">
          <w:rPr>
            <w:sz w:val="22"/>
            <w:szCs w:val="22"/>
          </w:rPr>
          <w:delText>Es importante mencionar que también se debe crear un archivo de configuración que termina con extensión .cfg para poder indicar los puertos que emplea cada plugin que tiene el robot. Con este archivo de configuración indicamos los puertos que tiene que usar nuestra aplicación para comunicarse con gazeboserver (este componente de JdeRobot nos permite acceder a las interfaces de sensores y actuadores de los robots simulados en Gazebo).</w:delText>
        </w:r>
      </w:del>
    </w:p>
    <w:p w:rsidR="009026D3" w:rsidDel="00182D0E" w:rsidRDefault="009026D3" w:rsidP="009026D3">
      <w:pPr>
        <w:pStyle w:val="SubSubTitulo"/>
        <w:spacing w:line="254" w:lineRule="auto"/>
        <w:ind w:left="0" w:firstLine="0"/>
        <w:rPr>
          <w:del w:id="54" w:author="jessi_3118@hotmail.com" w:date="2017-09-11T20:39:00Z"/>
          <w:sz w:val="22"/>
          <w:szCs w:val="22"/>
        </w:rPr>
      </w:pPr>
    </w:p>
    <w:p w:rsidR="009026D3" w:rsidDel="00182D0E" w:rsidRDefault="009026D3" w:rsidP="009026D3">
      <w:pPr>
        <w:pStyle w:val="SubSubTitulo"/>
        <w:spacing w:line="254" w:lineRule="auto"/>
        <w:ind w:left="0" w:firstLine="0"/>
        <w:rPr>
          <w:del w:id="55" w:author="jessi_3118@hotmail.com" w:date="2017-09-11T20:39:00Z"/>
          <w:sz w:val="22"/>
          <w:szCs w:val="22"/>
        </w:rPr>
      </w:pPr>
      <w:del w:id="56" w:author="jessi_3118@hotmail.com" w:date="2017-09-11T20:39:00Z">
        <w:r w:rsidDel="00182D0E">
          <w:rPr>
            <w:sz w:val="22"/>
            <w:szCs w:val="22"/>
          </w:rPr>
          <w:delText>El siguiente paso es la creación de la interfaz gráfica, que nos facilitará la resolución de las prácticas. En esta interfaz gráfica se mostrará una ventana donde podemos ver un mapa del mundo creado en Gazebo así como la posición actual del robot. Es importante mencionar que se ha creado el componente Grid, el cual será invocado a través de la interfaz gráfica. Esta clase nos proporcionará una rejilla, la cual es necesaria para la resolución de esta práctica.</w:delText>
        </w:r>
      </w:del>
    </w:p>
    <w:p w:rsidR="009026D3" w:rsidDel="00182D0E" w:rsidRDefault="009026D3" w:rsidP="009026D3">
      <w:pPr>
        <w:pStyle w:val="SubSubTitulo"/>
        <w:spacing w:line="254" w:lineRule="auto"/>
        <w:ind w:left="0" w:firstLine="0"/>
        <w:rPr>
          <w:del w:id="57" w:author="jessi_3118@hotmail.com" w:date="2017-09-11T20:39:00Z"/>
          <w:sz w:val="22"/>
          <w:szCs w:val="22"/>
        </w:rPr>
      </w:pPr>
    </w:p>
    <w:p w:rsidR="009026D3" w:rsidDel="00182D0E" w:rsidRDefault="009026D3" w:rsidP="009026D3">
      <w:pPr>
        <w:pStyle w:val="SubSubTitulo"/>
        <w:spacing w:line="254" w:lineRule="auto"/>
        <w:ind w:left="0" w:firstLine="0"/>
        <w:rPr>
          <w:del w:id="58" w:author="jessi_3118@hotmail.com" w:date="2017-09-11T20:39:00Z"/>
          <w:sz w:val="22"/>
          <w:szCs w:val="22"/>
        </w:rPr>
      </w:pPr>
      <w:del w:id="59" w:author="jessi_3118@hotmail.com" w:date="2017-09-11T20:39:00Z">
        <w:r w:rsidDel="00182D0E">
          <w:rPr>
            <w:sz w:val="22"/>
            <w:szCs w:val="22"/>
          </w:rPr>
          <w:delText xml:space="preserve">El último paso es crear el </w:delText>
        </w:r>
      </w:del>
      <w:del w:id="60" w:author="jessi_3118@hotmail.com" w:date="2017-09-11T20:01:00Z">
        <w:r w:rsidDel="002B57E6">
          <w:rPr>
            <w:sz w:val="22"/>
            <w:szCs w:val="22"/>
          </w:rPr>
          <w:delText xml:space="preserve">árbitro </w:delText>
        </w:r>
      </w:del>
      <w:del w:id="61" w:author="jessi_3118@hotmail.com" w:date="2017-09-11T20:39:00Z">
        <w:r w:rsidDel="00182D0E">
          <w:rPr>
            <w:sz w:val="22"/>
            <w:szCs w:val="22"/>
          </w:rPr>
          <w:delText xml:space="preserve">que nos permitirá calificar la práctica. Este </w:delText>
        </w:r>
      </w:del>
      <w:del w:id="62" w:author="jessi_3118@hotmail.com" w:date="2017-09-11T20:01:00Z">
        <w:r w:rsidDel="002B57E6">
          <w:rPr>
            <w:sz w:val="22"/>
            <w:szCs w:val="22"/>
          </w:rPr>
          <w:delText xml:space="preserve">árbitro </w:delText>
        </w:r>
      </w:del>
      <w:del w:id="63" w:author="jessi_3118@hotmail.com" w:date="2017-09-11T20:39:00Z">
        <w:r w:rsidDel="00182D0E">
          <w:rPr>
            <w:sz w:val="22"/>
            <w:szCs w:val="22"/>
          </w:rPr>
          <w:delText xml:space="preserve">también tiene un visor gráfico. El fichero (referee.py) en el que se programa el comportamiento del </w:delText>
        </w:r>
      </w:del>
      <w:del w:id="64" w:author="jessi_3118@hotmail.com" w:date="2017-09-11T20:01:00Z">
        <w:r w:rsidDel="002B57E6">
          <w:rPr>
            <w:sz w:val="22"/>
            <w:szCs w:val="22"/>
          </w:rPr>
          <w:delText xml:space="preserve">árbitro </w:delText>
        </w:r>
      </w:del>
      <w:del w:id="65" w:author="jessi_3118@hotmail.com" w:date="2017-09-11T20:39:00Z">
        <w:r w:rsidDel="00182D0E">
          <w:rPr>
            <w:sz w:val="22"/>
            <w:szCs w:val="22"/>
          </w:rPr>
          <w:delText>está escrito en PyQt5 al igual que la interfaz gráfica.</w:delText>
        </w:r>
      </w:del>
    </w:p>
    <w:p w:rsidR="009026D3" w:rsidDel="00182D0E" w:rsidRDefault="009026D3" w:rsidP="009026D3">
      <w:pPr>
        <w:pStyle w:val="SubSubTitulo"/>
        <w:spacing w:line="254" w:lineRule="auto"/>
        <w:ind w:left="0" w:firstLine="0"/>
        <w:rPr>
          <w:del w:id="66" w:author="jessi_3118@hotmail.com" w:date="2017-09-11T20:39:00Z"/>
          <w:sz w:val="22"/>
          <w:szCs w:val="22"/>
        </w:rPr>
      </w:pPr>
    </w:p>
    <w:p w:rsidR="009026D3" w:rsidDel="00182D0E" w:rsidRDefault="009026D3" w:rsidP="009026D3">
      <w:pPr>
        <w:pStyle w:val="SubSubTitulo"/>
        <w:spacing w:line="254" w:lineRule="auto"/>
        <w:ind w:left="0" w:firstLine="0"/>
        <w:rPr>
          <w:del w:id="67" w:author="jessi_3118@hotmail.com" w:date="2017-09-11T20:39:00Z"/>
          <w:sz w:val="22"/>
          <w:szCs w:val="22"/>
        </w:rPr>
      </w:pPr>
      <w:del w:id="68" w:author="jessi_3118@hotmail.com" w:date="2017-09-11T20:39:00Z">
        <w:r w:rsidDel="00182D0E">
          <w:rPr>
            <w:sz w:val="22"/>
            <w:szCs w:val="22"/>
          </w:rPr>
          <w:delText>Además, se proporcionará un archivo MyAlgorithm.py, que servirá como plantilla para que el alumno pueda programar la solución de navegación del robot.</w:delText>
        </w:r>
      </w:del>
    </w:p>
    <w:p w:rsidR="009026D3" w:rsidDel="00182D0E" w:rsidRDefault="009026D3" w:rsidP="009026D3">
      <w:pPr>
        <w:pStyle w:val="SubSubTitulo"/>
        <w:spacing w:line="254" w:lineRule="auto"/>
        <w:ind w:left="0" w:firstLine="0"/>
        <w:rPr>
          <w:del w:id="69" w:author="jessi_3118@hotmail.com" w:date="2017-09-11T20:39:00Z"/>
          <w:sz w:val="22"/>
          <w:szCs w:val="22"/>
        </w:rPr>
      </w:pPr>
    </w:p>
    <w:p w:rsidR="009026D3" w:rsidDel="00182D0E" w:rsidRDefault="009026D3" w:rsidP="009026D3">
      <w:pPr>
        <w:pStyle w:val="SubSubTitulo"/>
        <w:spacing w:line="254" w:lineRule="auto"/>
        <w:ind w:left="0" w:firstLine="0"/>
        <w:rPr>
          <w:del w:id="70" w:author="jessi_3118@hotmail.com" w:date="2017-09-11T20:39:00Z"/>
          <w:sz w:val="22"/>
          <w:szCs w:val="22"/>
        </w:rPr>
      </w:pPr>
      <w:del w:id="71" w:author="jessi_3118@hotmail.com" w:date="2017-09-11T20:39:00Z">
        <w:r w:rsidDel="00182D0E">
          <w:rPr>
            <w:sz w:val="22"/>
            <w:szCs w:val="22"/>
          </w:rPr>
          <w:delText>Todos estos ficheros que son necesarios para crear el entorno de la práctica se explicarán en más profundidad en los puntos 4.3 (infraestructura), 4.4 (aplicación gráfica), 4.5 (</w:delText>
        </w:r>
      </w:del>
      <w:del w:id="72" w:author="jessi_3118@hotmail.com" w:date="2017-09-11T20:01:00Z">
        <w:r w:rsidDel="002B57E6">
          <w:rPr>
            <w:sz w:val="22"/>
            <w:szCs w:val="22"/>
          </w:rPr>
          <w:delText>árbitro</w:delText>
        </w:r>
      </w:del>
      <w:del w:id="73" w:author="jessi_3118@hotmail.com" w:date="2017-09-11T20:39:00Z">
        <w:r w:rsidDel="00182D0E">
          <w:rPr>
            <w:sz w:val="22"/>
            <w:szCs w:val="22"/>
          </w:rPr>
          <w:delText>) y 4.6 (solución).</w:delText>
        </w:r>
      </w:del>
    </w:p>
    <w:p w:rsidR="009026D3" w:rsidRDefault="009026D3" w:rsidP="009026D3">
      <w:pPr>
        <w:pStyle w:val="SubSubTitulo"/>
        <w:spacing w:line="254" w:lineRule="auto"/>
        <w:ind w:left="0" w:firstLine="0"/>
        <w:rPr>
          <w:sz w:val="22"/>
          <w:szCs w:val="22"/>
        </w:rPr>
      </w:pPr>
    </w:p>
    <w:p w:rsidR="009026D3" w:rsidRDefault="009026D3">
      <w:pPr>
        <w:pStyle w:val="SubSubTitulo"/>
        <w:spacing w:line="254" w:lineRule="auto"/>
        <w:rPr>
          <w:ins w:id="74" w:author="jessi_3118@hotmail.com" w:date="2017-09-12T16:47:00Z"/>
        </w:rPr>
        <w:pPrChange w:id="75" w:author="jessi_3118@hotmail.com" w:date="2017-09-12T16:47:00Z">
          <w:pPr>
            <w:pStyle w:val="SubSubTitulo"/>
            <w:spacing w:line="254" w:lineRule="auto"/>
            <w:ind w:firstLine="0"/>
          </w:pPr>
        </w:pPrChange>
      </w:pPr>
    </w:p>
    <w:p w:rsidR="00A14189" w:rsidRDefault="00A14189">
      <w:pPr>
        <w:pStyle w:val="SubSubTitulo"/>
        <w:spacing w:line="254" w:lineRule="auto"/>
        <w:rPr>
          <w:ins w:id="76" w:author="jessi_3118@hotmail.com" w:date="2017-09-12T16:47:00Z"/>
        </w:rPr>
        <w:pPrChange w:id="77" w:author="jessi_3118@hotmail.com" w:date="2017-09-12T16:47:00Z">
          <w:pPr>
            <w:pStyle w:val="SubSubTitulo"/>
            <w:spacing w:line="254" w:lineRule="auto"/>
            <w:ind w:firstLine="0"/>
          </w:pPr>
        </w:pPrChange>
      </w:pPr>
    </w:p>
    <w:p w:rsidR="00A14189" w:rsidRDefault="00A14189">
      <w:pPr>
        <w:pStyle w:val="SubSubTitulo"/>
        <w:spacing w:line="254" w:lineRule="auto"/>
        <w:pPrChange w:id="78" w:author="jessi_3118@hotmail.com" w:date="2017-09-12T16:47:00Z">
          <w:pPr>
            <w:pStyle w:val="SubSubTitulo"/>
            <w:spacing w:line="254" w:lineRule="auto"/>
            <w:ind w:firstLine="0"/>
          </w:pPr>
        </w:pPrChange>
      </w:pPr>
    </w:p>
    <w:p w:rsidR="009026D3" w:rsidDel="00F37DB0" w:rsidRDefault="009026D3" w:rsidP="009026D3">
      <w:pPr>
        <w:pStyle w:val="SubSubTitulo"/>
        <w:spacing w:line="254" w:lineRule="auto"/>
        <w:rPr>
          <w:del w:id="79" w:author="jessi_3118@hotmail.com" w:date="2017-09-11T20:39:00Z"/>
        </w:rPr>
      </w:pPr>
      <w:del w:id="80" w:author="jessi_3118@hotmail.com" w:date="2017-09-11T20:39:00Z">
        <w:r w:rsidDel="00F37DB0">
          <w:delText>4.2.2 Hilos de ejecución de la práctica</w:delText>
        </w:r>
      </w:del>
    </w:p>
    <w:p w:rsidR="009026D3" w:rsidDel="00F37DB0" w:rsidRDefault="009026D3" w:rsidP="009026D3">
      <w:pPr>
        <w:jc w:val="both"/>
        <w:rPr>
          <w:del w:id="81" w:author="jessi_3118@hotmail.com" w:date="2017-09-11T20:39:00Z"/>
          <w:rFonts w:ascii="Cambria" w:hAnsi="Cambria"/>
        </w:rPr>
      </w:pPr>
      <w:del w:id="82" w:author="jessi_3118@hotmail.com" w:date="2017-09-11T20:39:00Z">
        <w:r w:rsidDel="00F37DB0">
          <w:rPr>
            <w:rFonts w:ascii="Cambria" w:hAnsi="Cambria"/>
          </w:rPr>
          <w:delText>Un hilo de ejecución (thread) es una característica que permite a una aplicación realizar varias tareas a la vez. En la práctica se ha dividido el trabajo en diferentes partes. Por lo que emplearemos hilos de ejecución para poder llevar a cabo diferentes tareas simultáneamente. En esta práctica existen tres procesos diferenciados:</w:delText>
        </w:r>
      </w:del>
    </w:p>
    <w:p w:rsidR="009026D3" w:rsidDel="00F37DB0" w:rsidRDefault="009026D3" w:rsidP="009026D3">
      <w:pPr>
        <w:pStyle w:val="Prrafodelista"/>
        <w:numPr>
          <w:ilvl w:val="0"/>
          <w:numId w:val="23"/>
        </w:numPr>
        <w:jc w:val="both"/>
        <w:rPr>
          <w:del w:id="83" w:author="jessi_3118@hotmail.com" w:date="2017-09-11T20:39:00Z"/>
          <w:rFonts w:ascii="Cambria" w:hAnsi="Cambria"/>
        </w:rPr>
      </w:pPr>
      <w:del w:id="84" w:author="jessi_3118@hotmail.com" w:date="2017-09-11T20:39:00Z">
        <w:r w:rsidDel="00F37DB0">
          <w:rPr>
            <w:rFonts w:ascii="Cambria" w:hAnsi="Cambria"/>
          </w:rPr>
          <w:delText>Hilo de control: Este hilo es el encargado de actualizar los datos de los sensores y los actuadores a través de las interfaces ICE. El tiempo de refresco de este hilo es muy importante, y debe ser un periodo de tiempo muy corto, ya que este componente se encarga de establecer la velocidad y la dirección del robot en todo momento. Si este tiempo fuera muy grande, las decisiones que modifican la trayectoria del robot podrían ser incorrectas. En este caso el hilo(</w:delText>
        </w:r>
        <w:r w:rsidRPr="00575BC8" w:rsidDel="00F37DB0">
          <w:rPr>
            <w:rFonts w:ascii="Cambria" w:hAnsi="Cambria"/>
          </w:rPr>
          <w:delText>ThreadMotors</w:delText>
        </w:r>
        <w:r w:rsidDel="00F37DB0">
          <w:rPr>
            <w:rFonts w:ascii="Cambria" w:hAnsi="Cambria"/>
          </w:rPr>
          <w:delText>) que se emplea es para enviar órdenes a los motores y se actualiza cada 80 milisegundos.</w:delText>
        </w:r>
      </w:del>
    </w:p>
    <w:p w:rsidR="009026D3" w:rsidDel="00F37DB0" w:rsidRDefault="009026D3" w:rsidP="009026D3">
      <w:pPr>
        <w:pStyle w:val="Prrafodelista"/>
        <w:jc w:val="both"/>
        <w:rPr>
          <w:del w:id="85" w:author="jessi_3118@hotmail.com" w:date="2017-09-11T20:39:00Z"/>
          <w:rFonts w:ascii="Cambria" w:hAnsi="Cambria"/>
        </w:rPr>
      </w:pPr>
    </w:p>
    <w:p w:rsidR="009026D3" w:rsidDel="00F37DB0" w:rsidRDefault="009026D3" w:rsidP="009026D3">
      <w:pPr>
        <w:pStyle w:val="Prrafodelista"/>
        <w:numPr>
          <w:ilvl w:val="0"/>
          <w:numId w:val="23"/>
        </w:numPr>
        <w:jc w:val="both"/>
        <w:rPr>
          <w:del w:id="86" w:author="jessi_3118@hotmail.com" w:date="2017-09-11T20:39:00Z"/>
          <w:rFonts w:ascii="Cambria" w:hAnsi="Cambria"/>
        </w:rPr>
      </w:pPr>
      <w:del w:id="87" w:author="jessi_3118@hotmail.com" w:date="2017-09-11T20:39:00Z">
        <w:r w:rsidDel="00F37DB0">
          <w:rPr>
            <w:rFonts w:ascii="Cambria" w:hAnsi="Cambria"/>
          </w:rPr>
          <w:delText>Hilo de la interfaz gráfica de usuario (GUI): Este hilo se encarga de ir actualizando la GUI. Además, cuenta con los manejadores de eventos del GUI, donde se ejecuta el código de MyAlgorithm. El intervalo de actualización de este hilo es muy importante. Es necesario que este intervalo sea pequeño, ya que tenemos que mostrar la posición del robot en el mapa en tiempo real. El hilo de ejecución de la GUI (</w:delText>
        </w:r>
        <w:r w:rsidRPr="00402818" w:rsidDel="00F37DB0">
          <w:rPr>
            <w:rFonts w:ascii="Cambria" w:hAnsi="Cambria"/>
          </w:rPr>
          <w:delText>ThreadGUI</w:delText>
        </w:r>
        <w:r w:rsidDel="00F37DB0">
          <w:rPr>
            <w:rFonts w:ascii="Cambria" w:hAnsi="Cambria"/>
          </w:rPr>
          <w:delText>) se actualizará cada 50 ms.</w:delText>
        </w:r>
      </w:del>
    </w:p>
    <w:p w:rsidR="009026D3" w:rsidDel="00F37DB0" w:rsidRDefault="009026D3" w:rsidP="009026D3">
      <w:pPr>
        <w:pStyle w:val="Prrafodelista"/>
        <w:jc w:val="both"/>
        <w:rPr>
          <w:del w:id="88" w:author="jessi_3118@hotmail.com" w:date="2017-09-11T20:39:00Z"/>
          <w:rFonts w:ascii="Cambria" w:hAnsi="Cambria"/>
        </w:rPr>
      </w:pPr>
    </w:p>
    <w:p w:rsidR="009026D3" w:rsidRPr="00080A37" w:rsidDel="00F37DB0" w:rsidRDefault="009026D3" w:rsidP="009026D3">
      <w:pPr>
        <w:pStyle w:val="Prrafodelista"/>
        <w:numPr>
          <w:ilvl w:val="0"/>
          <w:numId w:val="23"/>
        </w:numPr>
        <w:jc w:val="both"/>
        <w:rPr>
          <w:del w:id="89" w:author="jessi_3118@hotmail.com" w:date="2017-09-11T20:39:00Z"/>
          <w:rFonts w:ascii="Cambria" w:hAnsi="Cambria"/>
        </w:rPr>
      </w:pPr>
      <w:del w:id="90" w:author="jessi_3118@hotmail.com" w:date="2017-09-11T20:39:00Z">
        <w:r w:rsidDel="00F37DB0">
          <w:rPr>
            <w:rFonts w:ascii="Cambria" w:hAnsi="Cambria"/>
          </w:rPr>
          <w:delText xml:space="preserve">Hilo del </w:delText>
        </w:r>
      </w:del>
      <w:del w:id="91" w:author="jessi_3118@hotmail.com" w:date="2017-09-11T20:02:00Z">
        <w:r w:rsidDel="002B57E6">
          <w:rPr>
            <w:rFonts w:ascii="Cambria" w:hAnsi="Cambria"/>
          </w:rPr>
          <w:delText>árbitro</w:delText>
        </w:r>
      </w:del>
      <w:del w:id="92" w:author="jessi_3118@hotmail.com" w:date="2017-09-11T20:39:00Z">
        <w:r w:rsidDel="00F37DB0">
          <w:rPr>
            <w:rFonts w:ascii="Cambria" w:hAnsi="Cambria"/>
          </w:rPr>
          <w:delText xml:space="preserve">: Este hilo será el encargado de ir actualizando los parámetros que se muestran en el </w:delText>
        </w:r>
      </w:del>
      <w:del w:id="93" w:author="jessi_3118@hotmail.com" w:date="2017-09-11T20:03:00Z">
        <w:r w:rsidDel="004311DB">
          <w:rPr>
            <w:rFonts w:ascii="Cambria" w:hAnsi="Cambria"/>
          </w:rPr>
          <w:delText>árbitro</w:delText>
        </w:r>
      </w:del>
      <w:del w:id="94" w:author="jessi_3118@hotmail.com" w:date="2017-09-11T20:39:00Z">
        <w:r w:rsidDel="00F37DB0">
          <w:rPr>
            <w:rFonts w:ascii="Cambria" w:hAnsi="Cambria"/>
          </w:rPr>
          <w:delText>. El intervalo de actualización de este hilo debe ser pequeño, ya que como en el caso de la GUI, debemos garantizar al usuario que los parámetros que le mostramos son actuales. El hilo de ejecución del referee se actualiza cada 50 ms.</w:delText>
        </w:r>
      </w:del>
    </w:p>
    <w:p w:rsidR="009026D3" w:rsidDel="009E3021" w:rsidRDefault="009026D3" w:rsidP="009026D3">
      <w:pPr>
        <w:jc w:val="both"/>
        <w:rPr>
          <w:del w:id="95" w:author="jessi_3118@hotmail.com" w:date="2017-09-11T20:41:00Z"/>
          <w:rFonts w:ascii="Cambria" w:hAnsi="Cambria"/>
        </w:rPr>
      </w:pPr>
    </w:p>
    <w:p w:rsidR="009026D3" w:rsidDel="009E3021" w:rsidRDefault="009026D3" w:rsidP="009026D3">
      <w:pPr>
        <w:jc w:val="both"/>
        <w:rPr>
          <w:del w:id="96" w:author="jessi_3118@hotmail.com" w:date="2017-09-11T20:41:00Z"/>
          <w:rFonts w:ascii="Cambria" w:hAnsi="Cambria"/>
        </w:rPr>
      </w:pPr>
    </w:p>
    <w:p w:rsidR="009026D3" w:rsidDel="009E3021" w:rsidRDefault="009026D3" w:rsidP="009026D3">
      <w:pPr>
        <w:jc w:val="both"/>
        <w:rPr>
          <w:del w:id="97" w:author="jessi_3118@hotmail.com" w:date="2017-09-11T20:41:00Z"/>
          <w:rFonts w:ascii="Cambria" w:hAnsi="Cambria"/>
        </w:rPr>
      </w:pPr>
    </w:p>
    <w:p w:rsidR="009026D3" w:rsidDel="00E14318" w:rsidRDefault="009026D3" w:rsidP="009026D3">
      <w:pPr>
        <w:pStyle w:val="SubSubTitulo"/>
        <w:spacing w:line="254" w:lineRule="auto"/>
        <w:rPr>
          <w:del w:id="98" w:author="jessi_3118@hotmail.com" w:date="2017-09-11T20:40:00Z"/>
        </w:rPr>
      </w:pPr>
      <w:del w:id="99" w:author="jessi_3118@hotmail.com" w:date="2017-09-11T20:40:00Z">
        <w:r w:rsidDel="00E14318">
          <w:delText>4.2.3 Cómo ejecutar la práctica</w:delText>
        </w:r>
      </w:del>
    </w:p>
    <w:p w:rsidR="009026D3" w:rsidDel="00E14318" w:rsidRDefault="009026D3" w:rsidP="009026D3">
      <w:pPr>
        <w:jc w:val="both"/>
        <w:rPr>
          <w:del w:id="100" w:author="jessi_3118@hotmail.com" w:date="2017-09-11T20:40:00Z"/>
          <w:rFonts w:ascii="Cambria" w:hAnsi="Cambria"/>
        </w:rPr>
      </w:pPr>
      <w:del w:id="101" w:author="jessi_3118@hotmail.com" w:date="2017-09-11T20:40:00Z">
        <w:r w:rsidDel="00E14318">
          <w:rPr>
            <w:rFonts w:ascii="Cambria" w:hAnsi="Cambria"/>
          </w:rPr>
          <w:delText xml:space="preserve">La práctica “global_navigation” se puede ejecutar de diferentes formas, con un script o sin script. El script se ha escrito para que sea más cómodo para los alumnos lanzar la práctica con un único terminal. </w:delText>
        </w:r>
      </w:del>
    </w:p>
    <w:p w:rsidR="009026D3" w:rsidDel="00E14318" w:rsidRDefault="009026D3" w:rsidP="009026D3">
      <w:pPr>
        <w:jc w:val="both"/>
        <w:rPr>
          <w:del w:id="102" w:author="jessi_3118@hotmail.com" w:date="2017-09-11T20:40:00Z"/>
          <w:rFonts w:ascii="Cambria" w:hAnsi="Cambria"/>
        </w:rPr>
      </w:pPr>
      <w:del w:id="103" w:author="jessi_3118@hotmail.com" w:date="2017-09-11T20:40:00Z">
        <w:r w:rsidDel="00E14318">
          <w:rPr>
            <w:rFonts w:ascii="Cambria" w:hAnsi="Cambria"/>
          </w:rPr>
          <w:delText>Si no queremos hacer uso del script se puede lanzar la práctica abriendo tres terminales y ejecutando en cada uno de ellos:</w:delText>
        </w:r>
      </w:del>
    </w:p>
    <w:p w:rsidR="009026D3" w:rsidDel="00E14318" w:rsidRDefault="009026D3" w:rsidP="009026D3">
      <w:pPr>
        <w:pStyle w:val="Prrafodelista"/>
        <w:numPr>
          <w:ilvl w:val="0"/>
          <w:numId w:val="24"/>
        </w:numPr>
        <w:jc w:val="both"/>
        <w:rPr>
          <w:del w:id="104" w:author="jessi_3118@hotmail.com" w:date="2017-09-11T20:40:00Z"/>
          <w:rFonts w:ascii="Cambria" w:hAnsi="Cambria"/>
        </w:rPr>
      </w:pPr>
      <w:del w:id="105" w:author="jessi_3118@hotmail.com" w:date="2017-09-11T20:40:00Z">
        <w:r w:rsidDel="00E14318">
          <w:rPr>
            <w:rFonts w:ascii="Cambria" w:hAnsi="Cambria"/>
          </w:rPr>
          <w:delText xml:space="preserve">Lanzar Gazebo: gazebo </w:delText>
        </w:r>
        <w:r w:rsidRPr="00937888" w:rsidDel="00E14318">
          <w:rPr>
            <w:rFonts w:ascii="Cambria" w:hAnsi="Cambria"/>
          </w:rPr>
          <w:delText>cityLarge.world</w:delText>
        </w:r>
      </w:del>
    </w:p>
    <w:p w:rsidR="009026D3" w:rsidDel="00E14318" w:rsidRDefault="009026D3" w:rsidP="009026D3">
      <w:pPr>
        <w:pStyle w:val="Prrafodelista"/>
        <w:numPr>
          <w:ilvl w:val="0"/>
          <w:numId w:val="24"/>
        </w:numPr>
        <w:jc w:val="both"/>
        <w:rPr>
          <w:del w:id="106" w:author="jessi_3118@hotmail.com" w:date="2017-09-11T20:40:00Z"/>
          <w:rFonts w:ascii="Cambria" w:hAnsi="Cambria"/>
        </w:rPr>
      </w:pPr>
      <w:del w:id="107" w:author="jessi_3118@hotmail.com" w:date="2017-09-11T20:40:00Z">
        <w:r w:rsidDel="00E14318">
          <w:rPr>
            <w:rFonts w:ascii="Cambria" w:hAnsi="Cambria"/>
          </w:rPr>
          <w:delText xml:space="preserve">Ejecutar la práctica y lanzar la GUI: </w:delText>
        </w:r>
        <w:r w:rsidRPr="00937888" w:rsidDel="00E14318">
          <w:rPr>
            <w:rFonts w:ascii="Cambria" w:hAnsi="Cambria"/>
          </w:rPr>
          <w:delText>python2 globalNavigation.py --mapConfig=taxiMap.co</w:delText>
        </w:r>
        <w:r w:rsidDel="00E14318">
          <w:rPr>
            <w:rFonts w:ascii="Cambria" w:hAnsi="Cambria"/>
          </w:rPr>
          <w:delText>nf --Ice.Config=teleTaxi.cfg</w:delText>
        </w:r>
      </w:del>
    </w:p>
    <w:p w:rsidR="009026D3" w:rsidRPr="00D90FB6" w:rsidDel="00E14318" w:rsidRDefault="009026D3" w:rsidP="009026D3">
      <w:pPr>
        <w:pStyle w:val="Prrafodelista"/>
        <w:numPr>
          <w:ilvl w:val="0"/>
          <w:numId w:val="24"/>
        </w:numPr>
        <w:jc w:val="both"/>
        <w:rPr>
          <w:del w:id="108" w:author="jessi_3118@hotmail.com" w:date="2017-09-11T20:40:00Z"/>
          <w:rFonts w:ascii="Cambria" w:hAnsi="Cambria"/>
        </w:rPr>
      </w:pPr>
      <w:del w:id="109" w:author="jessi_3118@hotmail.com" w:date="2017-09-11T20:40:00Z">
        <w:r w:rsidDel="00E14318">
          <w:rPr>
            <w:rFonts w:ascii="Cambria" w:hAnsi="Cambria"/>
          </w:rPr>
          <w:delText xml:space="preserve">Lazar el </w:delText>
        </w:r>
      </w:del>
      <w:del w:id="110" w:author="jessi_3118@hotmail.com" w:date="2017-09-11T20:02:00Z">
        <w:r w:rsidDel="002B57E6">
          <w:rPr>
            <w:rFonts w:ascii="Cambria" w:hAnsi="Cambria"/>
          </w:rPr>
          <w:delText>árbitro</w:delText>
        </w:r>
      </w:del>
      <w:del w:id="111" w:author="jessi_3118@hotmail.com" w:date="2017-09-11T20:40:00Z">
        <w:r w:rsidDel="00E14318">
          <w:rPr>
            <w:rFonts w:ascii="Cambria" w:hAnsi="Cambria"/>
          </w:rPr>
          <w:delText xml:space="preserve">: </w:delText>
        </w:r>
        <w:r w:rsidRPr="00937888" w:rsidDel="00E14318">
          <w:rPr>
            <w:rFonts w:ascii="Cambria" w:hAnsi="Cambria"/>
          </w:rPr>
          <w:delText>python2 referee.py --mapConfig=taxiMap.conf --Ice.Config=teleTaxi.cfg</w:delText>
        </w:r>
      </w:del>
    </w:p>
    <w:p w:rsidR="009026D3" w:rsidDel="00E14318" w:rsidRDefault="009026D3" w:rsidP="009026D3">
      <w:pPr>
        <w:jc w:val="both"/>
        <w:rPr>
          <w:del w:id="112" w:author="jessi_3118@hotmail.com" w:date="2017-09-11T20:40:00Z"/>
          <w:rFonts w:ascii="Cambria" w:hAnsi="Cambria"/>
        </w:rPr>
      </w:pPr>
      <w:del w:id="113" w:author="jessi_3118@hotmail.com" w:date="2017-09-11T20:40:00Z">
        <w:r w:rsidDel="00E14318">
          <w:rPr>
            <w:rFonts w:ascii="Cambria" w:hAnsi="Cambria"/>
          </w:rPr>
          <w:delText>Si queremos ejecutar la práctica con el script (run_it.sh) debemos tener en cuenta que, si la máquina donde se va a ejecutar es muy poco potente, será mejor no lanzar la interfaz de Gazebo por defecto. La práctica se puede ejecutar de la siguiente manera:</w:delText>
        </w:r>
      </w:del>
    </w:p>
    <w:p w:rsidR="009026D3" w:rsidDel="00E14318" w:rsidRDefault="009026D3" w:rsidP="009026D3">
      <w:pPr>
        <w:pStyle w:val="Prrafodelista"/>
        <w:numPr>
          <w:ilvl w:val="0"/>
          <w:numId w:val="25"/>
        </w:numPr>
        <w:jc w:val="both"/>
        <w:rPr>
          <w:del w:id="114" w:author="jessi_3118@hotmail.com" w:date="2017-09-11T20:40:00Z"/>
          <w:rFonts w:ascii="Cambria" w:hAnsi="Cambria"/>
        </w:rPr>
      </w:pPr>
      <w:del w:id="115" w:author="jessi_3118@hotmail.com" w:date="2017-09-11T20:40:00Z">
        <w:r w:rsidDel="00E14318">
          <w:rPr>
            <w:rFonts w:ascii="Cambria" w:hAnsi="Cambria"/>
          </w:rPr>
          <w:delText xml:space="preserve">Ejecución sin ver el mundo de Gazebo: </w:delText>
        </w:r>
        <w:r w:rsidRPr="004A6131" w:rsidDel="00E14318">
          <w:rPr>
            <w:rFonts w:ascii="Cambria" w:hAnsi="Cambria"/>
          </w:rPr>
          <w:delText>./run_it.sh</w:delText>
        </w:r>
      </w:del>
    </w:p>
    <w:p w:rsidR="009026D3" w:rsidRPr="004A6131" w:rsidDel="00E14318" w:rsidRDefault="009026D3" w:rsidP="009026D3">
      <w:pPr>
        <w:pStyle w:val="Prrafodelista"/>
        <w:numPr>
          <w:ilvl w:val="0"/>
          <w:numId w:val="25"/>
        </w:numPr>
        <w:jc w:val="both"/>
        <w:rPr>
          <w:del w:id="116" w:author="jessi_3118@hotmail.com" w:date="2017-09-11T20:40:00Z"/>
          <w:rFonts w:ascii="Cambria" w:hAnsi="Cambria"/>
        </w:rPr>
      </w:pPr>
      <w:del w:id="117" w:author="jessi_3118@hotmail.com" w:date="2017-09-11T20:40:00Z">
        <w:r w:rsidDel="00E14318">
          <w:rPr>
            <w:rFonts w:ascii="Cambria" w:hAnsi="Cambria"/>
          </w:rPr>
          <w:delText xml:space="preserve">Ejecución viendo el mundo de Gazebo: </w:delText>
        </w:r>
        <w:r w:rsidRPr="004A6131" w:rsidDel="00E14318">
          <w:rPr>
            <w:rFonts w:ascii="Cambria" w:hAnsi="Cambria"/>
          </w:rPr>
          <w:delText>./run_it.sh</w:delText>
        </w:r>
        <w:r w:rsidDel="00E14318">
          <w:rPr>
            <w:rFonts w:ascii="Cambria" w:hAnsi="Cambria"/>
          </w:rPr>
          <w:delText xml:space="preserve"> GUI</w:delText>
        </w:r>
      </w:del>
    </w:p>
    <w:p w:rsidR="009026D3" w:rsidRPr="0008390B" w:rsidRDefault="009026D3" w:rsidP="009026D3">
      <w:pPr>
        <w:jc w:val="both"/>
        <w:rPr>
          <w:rFonts w:ascii="Cambria" w:hAnsi="Cambria"/>
        </w:rPr>
      </w:pPr>
      <w:del w:id="118" w:author="jessi_3118@hotmail.com" w:date="2017-09-11T20:40:00Z">
        <w:r w:rsidDel="00E14318">
          <w:rPr>
            <w:rFonts w:ascii="Cambria" w:hAnsi="Cambria"/>
          </w:rPr>
          <w:delText xml:space="preserve"> </w:delText>
        </w:r>
      </w:del>
    </w:p>
    <w:p w:rsidR="009026D3" w:rsidRPr="005F13C8" w:rsidRDefault="009026D3" w:rsidP="009026D3">
      <w:pPr>
        <w:pStyle w:val="SubTitulos-TFG"/>
        <w:numPr>
          <w:ilvl w:val="1"/>
          <w:numId w:val="6"/>
        </w:numPr>
        <w:spacing w:line="254" w:lineRule="auto"/>
      </w:pPr>
      <w:r>
        <w:lastRenderedPageBreak/>
        <w:t>Infraestructura</w:t>
      </w:r>
    </w:p>
    <w:p w:rsidR="009026D3" w:rsidRDefault="009026D3" w:rsidP="009026D3">
      <w:pPr>
        <w:pStyle w:val="SubTitulos-TFG"/>
        <w:numPr>
          <w:ilvl w:val="0"/>
          <w:numId w:val="0"/>
        </w:numPr>
        <w:spacing w:line="254" w:lineRule="auto"/>
      </w:pPr>
    </w:p>
    <w:p w:rsidR="009026D3" w:rsidRPr="005B375A" w:rsidRDefault="009026D3" w:rsidP="009026D3">
      <w:pPr>
        <w:jc w:val="both"/>
        <w:rPr>
          <w:rFonts w:ascii="Cambria" w:hAnsi="Cambria"/>
        </w:rPr>
      </w:pPr>
      <w:r w:rsidRPr="005B375A">
        <w:rPr>
          <w:rFonts w:ascii="Cambria" w:hAnsi="Cambria"/>
        </w:rPr>
        <w:t>En este punto se comentará el entorno creado para poder llevar a cabo la práctica de navegación global. Comenzamos con una descripción del robot que se ha empleado para el desarrollo de la práctica, así como una descripción de los actuadores y sensores que posee este robot, y una explicación del entorno</w:t>
      </w:r>
      <w:ins w:id="119" w:author="jessi_3118@hotmail.com" w:date="2017-09-11T20:41:00Z">
        <w:r w:rsidR="006C6C9E">
          <w:rPr>
            <w:rFonts w:ascii="Cambria" w:hAnsi="Cambria"/>
          </w:rPr>
          <w:t xml:space="preserve"> (la ciudad)</w:t>
        </w:r>
      </w:ins>
      <w:r w:rsidRPr="005B375A">
        <w:rPr>
          <w:rFonts w:ascii="Cambria" w:hAnsi="Cambria"/>
        </w:rPr>
        <w:t xml:space="preserve"> por el que se moverá nuestro robot.</w:t>
      </w:r>
    </w:p>
    <w:p w:rsidR="009026D3" w:rsidRPr="00E30361" w:rsidRDefault="009026D3" w:rsidP="009026D3">
      <w:pPr>
        <w:pStyle w:val="SubTitulos-TFG"/>
        <w:numPr>
          <w:ilvl w:val="0"/>
          <w:numId w:val="0"/>
        </w:numPr>
        <w:spacing w:line="254" w:lineRule="auto"/>
        <w:rPr>
          <w:rFonts w:asciiTheme="majorHAnsi" w:hAnsiTheme="majorHAnsi"/>
          <w:sz w:val="22"/>
          <w:szCs w:val="22"/>
        </w:rPr>
      </w:pPr>
    </w:p>
    <w:p w:rsidR="009026D3" w:rsidRDefault="009026D3">
      <w:pPr>
        <w:pStyle w:val="SubSubTitulo"/>
        <w:numPr>
          <w:ilvl w:val="2"/>
          <w:numId w:val="36"/>
        </w:numPr>
        <w:spacing w:line="254" w:lineRule="auto"/>
        <w:pPrChange w:id="120" w:author="jessi_3118@hotmail.com" w:date="2017-09-11T20:47:00Z">
          <w:pPr>
            <w:pStyle w:val="SubSubTitulo"/>
            <w:numPr>
              <w:ilvl w:val="2"/>
              <w:numId w:val="21"/>
            </w:numPr>
            <w:spacing w:line="254" w:lineRule="auto"/>
            <w:ind w:left="720" w:hanging="720"/>
          </w:pPr>
        </w:pPrChange>
      </w:pPr>
      <w:proofErr w:type="spellStart"/>
      <w:r>
        <w:t>Taxi_Holo</w:t>
      </w:r>
      <w:proofErr w:type="spellEnd"/>
    </w:p>
    <w:p w:rsidR="009026D3" w:rsidRDefault="009026D3" w:rsidP="009026D3">
      <w:pPr>
        <w:jc w:val="both"/>
        <w:rPr>
          <w:rFonts w:ascii="Cambria" w:hAnsi="Cambria"/>
        </w:rPr>
      </w:pPr>
      <w:r w:rsidRPr="005B375A">
        <w:rPr>
          <w:rFonts w:ascii="Cambria" w:hAnsi="Cambria"/>
        </w:rPr>
        <w:t xml:space="preserve">El robot que se ha empleado en esta práctica es un nuevo modelo de robot creado en un programa de modelado 3D (como pueden ser </w:t>
      </w:r>
      <w:proofErr w:type="spellStart"/>
      <w:r w:rsidRPr="005B375A">
        <w:rPr>
          <w:rFonts w:ascii="Cambria" w:hAnsi="Cambria"/>
        </w:rPr>
        <w:t>Blender</w:t>
      </w:r>
      <w:proofErr w:type="spellEnd"/>
      <w:r w:rsidRPr="005B375A">
        <w:rPr>
          <w:rFonts w:ascii="Cambria" w:hAnsi="Cambria"/>
        </w:rPr>
        <w:t xml:space="preserve">, </w:t>
      </w:r>
      <w:proofErr w:type="spellStart"/>
      <w:r w:rsidRPr="005B375A">
        <w:rPr>
          <w:rFonts w:ascii="Cambria" w:hAnsi="Cambria"/>
        </w:rPr>
        <w:t>SketchUp</w:t>
      </w:r>
      <w:proofErr w:type="spellEnd"/>
      <w:r w:rsidRPr="005B375A">
        <w:rPr>
          <w:rFonts w:ascii="Cambria" w:hAnsi="Cambria"/>
        </w:rPr>
        <w:t xml:space="preserve">, </w:t>
      </w:r>
      <w:proofErr w:type="spellStart"/>
      <w:r w:rsidRPr="005B375A">
        <w:rPr>
          <w:rFonts w:ascii="Cambria" w:hAnsi="Cambria"/>
        </w:rPr>
        <w:t>etc</w:t>
      </w:r>
      <w:proofErr w:type="spellEnd"/>
      <w:r w:rsidRPr="005B375A">
        <w:rPr>
          <w:rFonts w:ascii="Cambria" w:hAnsi="Cambria"/>
        </w:rPr>
        <w:t>). Este robot, en la versión anterior de “</w:t>
      </w:r>
      <w:proofErr w:type="spellStart"/>
      <w:r w:rsidRPr="005B375A">
        <w:rPr>
          <w:rFonts w:ascii="Cambria" w:hAnsi="Cambria"/>
        </w:rPr>
        <w:t>global_navigation</w:t>
      </w:r>
      <w:proofErr w:type="spellEnd"/>
      <w:r w:rsidRPr="005B375A">
        <w:rPr>
          <w:rFonts w:ascii="Cambria" w:hAnsi="Cambria"/>
        </w:rPr>
        <w:t xml:space="preserve">”, se llamaba </w:t>
      </w:r>
      <w:proofErr w:type="spellStart"/>
      <w:r w:rsidRPr="005B375A">
        <w:rPr>
          <w:rFonts w:ascii="Cambria" w:hAnsi="Cambria"/>
        </w:rPr>
        <w:t>yellowTaxi</w:t>
      </w:r>
      <w:proofErr w:type="spellEnd"/>
      <w:r w:rsidRPr="005B375A">
        <w:rPr>
          <w:rFonts w:ascii="Cambria" w:hAnsi="Cambria"/>
        </w:rPr>
        <w:t xml:space="preserve">. Es un robot creado para poder moverse de forma autónoma o teledirigida por un escenario. Este robot posee sensores </w:t>
      </w:r>
      <w:ins w:id="121" w:author="jessi_3118@hotmail.com" w:date="2017-09-11T20:42:00Z">
        <w:r w:rsidR="00226384" w:rsidRPr="005213EF">
          <w:rPr>
            <w:rFonts w:ascii="Cambria" w:hAnsi="Cambria"/>
            <w:rPrChange w:id="122" w:author="Usuario" w:date="2017-09-12T20:53:00Z">
              <w:rPr>
                <w:rFonts w:ascii="DejaVuSans" w:hAnsi="DejaVuSans" w:cs="DejaVuSans"/>
                <w:color w:val="FF0000"/>
              </w:rPr>
            </w:rPrChange>
          </w:rPr>
          <w:t xml:space="preserve">GPS </w:t>
        </w:r>
      </w:ins>
      <w:del w:id="123" w:author="jessi_3118@hotmail.com" w:date="2017-09-11T20:42:00Z">
        <w:r w:rsidRPr="005B375A" w:rsidDel="00226384">
          <w:rPr>
            <w:rFonts w:ascii="Cambria" w:hAnsi="Cambria"/>
          </w:rPr>
          <w:delText xml:space="preserve">de odometría (estudio de la estimación de la posición de vehículos) </w:delText>
        </w:r>
      </w:del>
      <w:r w:rsidRPr="005B375A">
        <w:rPr>
          <w:rFonts w:ascii="Cambria" w:hAnsi="Cambria"/>
        </w:rPr>
        <w:t>que le permiten saber cuál es su posición en todo momento; así como motores que le permite</w:t>
      </w:r>
      <w:del w:id="124" w:author="jessi_3118@hotmail.com" w:date="2017-09-11T20:42:00Z">
        <w:r w:rsidRPr="005B375A" w:rsidDel="00227B3E">
          <w:rPr>
            <w:rFonts w:ascii="Cambria" w:hAnsi="Cambria"/>
          </w:rPr>
          <w:delText>n</w:delText>
        </w:r>
      </w:del>
      <w:r w:rsidRPr="005B375A">
        <w:rPr>
          <w:rFonts w:ascii="Cambria" w:hAnsi="Cambria"/>
        </w:rPr>
        <w:t xml:space="preserve"> moverse por el escenario de manera adecuada. No posee otros sensores como pueden ser cámaras o </w:t>
      </w:r>
      <w:proofErr w:type="spellStart"/>
      <w:r w:rsidRPr="005B375A">
        <w:rPr>
          <w:rFonts w:ascii="Cambria" w:hAnsi="Cambria"/>
        </w:rPr>
        <w:t>lásers</w:t>
      </w:r>
      <w:proofErr w:type="spellEnd"/>
      <w:r w:rsidRPr="005B375A">
        <w:rPr>
          <w:rFonts w:ascii="Cambria" w:hAnsi="Cambria"/>
        </w:rPr>
        <w:t>.</w:t>
      </w:r>
    </w:p>
    <w:p w:rsidR="009026D3" w:rsidRPr="005B375A" w:rsidDel="00565B19" w:rsidRDefault="009026D3" w:rsidP="009026D3">
      <w:pPr>
        <w:jc w:val="both"/>
        <w:rPr>
          <w:del w:id="125" w:author="jessi_3118@hotmail.com" w:date="2017-09-11T20:44:00Z"/>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w:t>
      </w:r>
      <w:ins w:id="126" w:author="jessi_3118@hotmail.com" w:date="2017-09-11T20:42:00Z">
        <w:r w:rsidR="00227B3E">
          <w:rPr>
            <w:rFonts w:ascii="Cambria" w:hAnsi="Cambria"/>
          </w:rPr>
          <w:t>es realista</w:t>
        </w:r>
        <w:r w:rsidR="00AC0D24">
          <w:rPr>
            <w:rFonts w:ascii="Cambria" w:hAnsi="Cambria"/>
          </w:rPr>
          <w:t>, t</w:t>
        </w:r>
      </w:ins>
      <w:del w:id="127" w:author="jessi_3118@hotmail.com" w:date="2017-09-11T20:43:00Z">
        <w:r w:rsidRPr="005B375A" w:rsidDel="00227B3E">
          <w:rPr>
            <w:rFonts w:ascii="Cambria" w:hAnsi="Cambria"/>
          </w:rPr>
          <w:delText>t</w:delText>
        </w:r>
      </w:del>
      <w:r w:rsidRPr="005B375A">
        <w:rPr>
          <w:rFonts w:ascii="Cambria" w:hAnsi="Cambria"/>
        </w:rPr>
        <w:t>iene en cuenta las características propias de un automóvil, pero con el aspecto de un taxi. Este robot posee unas dimensiones grandes, ya que mide aproximadamente 5.75 metros de largo, 3 metros de ancho y posee una altura de 3 metros</w:t>
      </w:r>
      <w:ins w:id="128" w:author="jessi_3118@hotmail.com" w:date="2017-09-11T20:43:00Z">
        <w:r w:rsidR="00E00D93">
          <w:rPr>
            <w:rFonts w:ascii="Cambria" w:hAnsi="Cambria"/>
          </w:rPr>
          <w:t xml:space="preserve"> (Figure 4.1)</w:t>
        </w:r>
      </w:ins>
      <w:r w:rsidRPr="005B375A">
        <w:rPr>
          <w:rFonts w:ascii="Cambria" w:hAnsi="Cambria"/>
        </w:rPr>
        <w:t xml:space="preserve">.  </w:t>
      </w:r>
    </w:p>
    <w:p w:rsidR="009026D3" w:rsidRPr="00071C11" w:rsidDel="00565B19" w:rsidRDefault="009026D3" w:rsidP="009026D3">
      <w:pPr>
        <w:jc w:val="both"/>
        <w:rPr>
          <w:del w:id="129" w:author="jessi_3118@hotmail.com" w:date="2017-09-11T20:44:00Z"/>
        </w:rPr>
      </w:pPr>
      <w:r w:rsidRPr="005B375A">
        <w:rPr>
          <w:rFonts w:ascii="Cambria" w:hAnsi="Cambria"/>
        </w:rPr>
        <w:t xml:space="preserve">Una característica importante de este modelo es que es </w:t>
      </w:r>
      <w:del w:id="130" w:author="jessi_3118@hotmail.com" w:date="2017-09-12T16:54:00Z">
        <w:r w:rsidRPr="005B375A" w:rsidDel="00926998">
          <w:rPr>
            <w:rFonts w:ascii="Cambria" w:hAnsi="Cambria"/>
          </w:rPr>
          <w:delText>no</w:delText>
        </w:r>
      </w:del>
      <w:r w:rsidRPr="005B375A">
        <w:rPr>
          <w:rFonts w:ascii="Cambria" w:hAnsi="Cambria"/>
        </w:rPr>
        <w:t xml:space="preserve"> </w:t>
      </w:r>
      <w:proofErr w:type="spellStart"/>
      <w:r w:rsidRPr="005B375A">
        <w:rPr>
          <w:rFonts w:ascii="Cambria" w:hAnsi="Cambria"/>
        </w:rPr>
        <w:t>holonómico</w:t>
      </w:r>
      <w:proofErr w:type="spellEnd"/>
      <w:del w:id="131" w:author="jessi_3118@hotmail.com" w:date="2017-09-11T20:44:00Z">
        <w:r w:rsidRPr="005B375A" w:rsidDel="00565B19">
          <w:rPr>
            <w:rFonts w:ascii="Cambria" w:hAnsi="Cambria"/>
          </w:rPr>
          <w:delText>. Holonómico quiere decir que la cantidad de grados de libertad (cada una de las variables necesarias para obtener los movimientos de un cuerpo en el espacio) totales y los que podemos controlar es la misma.</w:delText>
        </w:r>
        <w:r w:rsidDel="00565B19">
          <w:delText xml:space="preserve"> Esto es una propiedad importante dado que los coches reales son no holonómicos. Un automóvil tiene tres grados de libertad (x, y, orientación) de los cuales solamente dos son controlables: conducción (aceleración adelante y atrás) y dirección (volante); pero hay ciertos movimientos que son imposibles de realizar, como un movimiento de lado.</w:delText>
        </w:r>
      </w:del>
    </w:p>
    <w:p w:rsidR="00565B19" w:rsidRDefault="00565B19" w:rsidP="009026D3">
      <w:pPr>
        <w:jc w:val="both"/>
        <w:rPr>
          <w:ins w:id="132" w:author="jessi_3118@hotmail.com" w:date="2017-09-11T20:44:00Z"/>
          <w:rFonts w:ascii="Cambria" w:hAnsi="Cambria"/>
        </w:rPr>
      </w:pPr>
      <w:ins w:id="133" w:author="jessi_3118@hotmail.com" w:date="2017-09-11T20:44:00Z">
        <w:r>
          <w:rPr>
            <w:rFonts w:ascii="Cambria" w:hAnsi="Cambria"/>
          </w:rPr>
          <w:t>.</w:t>
        </w:r>
      </w:ins>
    </w:p>
    <w:p w:rsidR="009026D3" w:rsidRPr="005B375A" w:rsidRDefault="009026D3" w:rsidP="009026D3">
      <w:pPr>
        <w:jc w:val="both"/>
        <w:rPr>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de la versión antigua de la práctica “</w:t>
      </w:r>
      <w:proofErr w:type="spellStart"/>
      <w:r w:rsidRPr="005B375A">
        <w:rPr>
          <w:rFonts w:ascii="Cambria" w:hAnsi="Cambria"/>
        </w:rPr>
        <w:t>global_navigation</w:t>
      </w:r>
      <w:proofErr w:type="spellEnd"/>
      <w:r w:rsidRPr="005B375A">
        <w:rPr>
          <w:rFonts w:ascii="Cambria" w:hAnsi="Cambria"/>
        </w:rPr>
        <w:t>” se puede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B5FB5A8" wp14:editId="41C8BC55">
            <wp:extent cx="2479431" cy="1668697"/>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_teleTaxi.png"/>
                    <pic:cNvPicPr/>
                  </pic:nvPicPr>
                  <pic:blipFill rotWithShape="1">
                    <a:blip r:embed="rId7">
                      <a:extLst>
                        <a:ext uri="{28A0092B-C50C-407E-A947-70E740481C1C}">
                          <a14:useLocalDpi xmlns:a14="http://schemas.microsoft.com/office/drawing/2010/main" val="0"/>
                        </a:ext>
                      </a:extLst>
                    </a:blip>
                    <a:srcRect l="29371" t="22824" r="19230" b="22087"/>
                    <a:stretch/>
                  </pic:blipFill>
                  <pic:spPr bwMode="auto">
                    <a:xfrm>
                      <a:off x="0" y="0"/>
                      <a:ext cx="2484786" cy="167230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4.1: Modelo </w:t>
      </w:r>
      <w:proofErr w:type="spellStart"/>
      <w:r>
        <w:rPr>
          <w:rFonts w:asciiTheme="minorHAnsi" w:hAnsiTheme="minorHAnsi" w:cstheme="minorHAnsi"/>
          <w:sz w:val="22"/>
          <w:szCs w:val="22"/>
        </w:rPr>
        <w:t>yellowTaxi</w:t>
      </w:r>
      <w:proofErr w:type="spellEnd"/>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Pr="005B375A" w:rsidRDefault="009026D3" w:rsidP="009026D3">
      <w:pPr>
        <w:jc w:val="both"/>
        <w:rPr>
          <w:rFonts w:ascii="Cambria" w:hAnsi="Cambria"/>
        </w:rPr>
      </w:pPr>
      <w:r w:rsidRPr="005B375A">
        <w:rPr>
          <w:rFonts w:ascii="Cambria" w:hAnsi="Cambria"/>
        </w:rPr>
        <w:t xml:space="preserve">Este modelo tenía fallos en su estructura que hacían que el taxi apenas se pudiera desplazar en el mundo o no fuera capaz de rotar, aunque le enviáramos órdenes de velocidad de tracción y velocidad de rotación muy elevadas. Este inconveniente suponía que el taxi tardara mucho tiempo en llegar a un objetivo cercano o que fuera incapaz de girar suficiente en las curvas, lo que hacía que nuestro taxi se chocara contra las paredes de los obstáculos. Por este motivo, se creó un nuevo modelo de taxi denominado </w:t>
      </w:r>
      <w:proofErr w:type="spellStart"/>
      <w:r w:rsidRPr="005B375A">
        <w:rPr>
          <w:rFonts w:ascii="Cambria" w:hAnsi="Cambria"/>
        </w:rPr>
        <w:t>taxi_holo</w:t>
      </w:r>
      <w:proofErr w:type="spellEnd"/>
      <w:r w:rsidRPr="005B375A">
        <w:rPr>
          <w:rFonts w:ascii="Cambria" w:hAnsi="Cambria"/>
        </w:rPr>
        <w:t>.</w:t>
      </w:r>
    </w:p>
    <w:p w:rsidR="009026D3" w:rsidRPr="005B375A" w:rsidRDefault="009026D3" w:rsidP="009026D3">
      <w:pPr>
        <w:jc w:val="both"/>
        <w:rPr>
          <w:rFonts w:ascii="Cambria" w:hAnsi="Cambria"/>
        </w:rPr>
      </w:pPr>
      <w:r w:rsidRPr="005B375A">
        <w:rPr>
          <w:rFonts w:ascii="Cambria" w:hAnsi="Cambria"/>
        </w:rPr>
        <w:t>El nuevo modelo de taxi</w:t>
      </w:r>
      <w:ins w:id="134" w:author="jessi_3118@hotmail.com" w:date="2017-09-11T20:46:00Z">
        <w:r w:rsidR="00763432">
          <w:rPr>
            <w:rFonts w:ascii="Cambria" w:hAnsi="Cambria"/>
          </w:rPr>
          <w:t xml:space="preserve">, el cual ha sido creado por desarrolladores del proyecto </w:t>
        </w:r>
        <w:proofErr w:type="spellStart"/>
        <w:r w:rsidR="00763432">
          <w:rPr>
            <w:rFonts w:ascii="Cambria" w:hAnsi="Cambria"/>
          </w:rPr>
          <w:t>JdeRobot</w:t>
        </w:r>
        <w:proofErr w:type="spellEnd"/>
        <w:r w:rsidR="00763432">
          <w:rPr>
            <w:rFonts w:ascii="Cambria" w:hAnsi="Cambria"/>
          </w:rPr>
          <w:t>,</w:t>
        </w:r>
      </w:ins>
      <w:r w:rsidRPr="005B375A">
        <w:rPr>
          <w:rFonts w:ascii="Cambria" w:hAnsi="Cambria"/>
        </w:rPr>
        <w:t xml:space="preserve"> cuenta con sensores de </w:t>
      </w:r>
      <w:del w:id="135" w:author="jessi_3118@hotmail.com" w:date="2017-09-11T20:45:00Z">
        <w:r w:rsidRPr="005B375A" w:rsidDel="00CB166E">
          <w:rPr>
            <w:rFonts w:ascii="Cambria" w:hAnsi="Cambria"/>
          </w:rPr>
          <w:delText xml:space="preserve">odometría </w:delText>
        </w:r>
      </w:del>
      <w:ins w:id="136" w:author="jessi_3118@hotmail.com" w:date="2017-09-11T20:45:00Z">
        <w:r w:rsidR="00CB166E">
          <w:rPr>
            <w:rFonts w:ascii="Cambria" w:hAnsi="Cambria"/>
          </w:rPr>
          <w:t>GPS</w:t>
        </w:r>
        <w:r w:rsidR="00CB166E" w:rsidRPr="005B375A">
          <w:rPr>
            <w:rFonts w:ascii="Cambria" w:hAnsi="Cambria"/>
          </w:rPr>
          <w:t xml:space="preserve"> </w:t>
        </w:r>
      </w:ins>
      <w:r w:rsidRPr="005B375A">
        <w:rPr>
          <w:rFonts w:ascii="Cambria" w:hAnsi="Cambria"/>
        </w:rPr>
        <w:t xml:space="preserve">y motores que permiten el movimiento al igual que el modelo </w:t>
      </w:r>
      <w:r w:rsidRPr="005B375A">
        <w:rPr>
          <w:rFonts w:ascii="Cambria" w:hAnsi="Cambria"/>
        </w:rPr>
        <w:lastRenderedPageBreak/>
        <w:t>antiguo. Este taxi también es capaz de moverse de forma autónoma y teledirigida por el escenario.</w:t>
      </w:r>
    </w:p>
    <w:p w:rsidR="009026D3" w:rsidRPr="005B375A" w:rsidRDefault="009026D3" w:rsidP="009026D3">
      <w:pPr>
        <w:jc w:val="both"/>
        <w:rPr>
          <w:rFonts w:ascii="Cambria" w:hAnsi="Cambria"/>
        </w:rPr>
      </w:pPr>
      <w:r w:rsidRPr="005B375A">
        <w:rPr>
          <w:rFonts w:ascii="Cambria" w:hAnsi="Cambria"/>
        </w:rPr>
        <w:t xml:space="preserve">El nuevo modelo posee unas dimensiones de menor tamaño, aunque comparado con otros robots tiene grandes dimensiones. El tamaño de este taxi es de 4 metros de largo, 2 metros de ancho y una altura de 1.5 metros. Este taxi pesa 750 kg. Este modelo es también no </w:t>
      </w:r>
      <w:proofErr w:type="spellStart"/>
      <w:r w:rsidRPr="005B375A">
        <w:rPr>
          <w:rFonts w:ascii="Cambria" w:hAnsi="Cambria"/>
        </w:rPr>
        <w:t>holonómico</w:t>
      </w:r>
      <w:proofErr w:type="spellEnd"/>
      <w:r w:rsidRPr="005B375A">
        <w:rPr>
          <w:rFonts w:ascii="Cambria" w:hAnsi="Cambria"/>
        </w:rPr>
        <w:t xml:space="preserve"> como el anterior, pero resuelve de forma eficiente los problemas de movimiento que tenía el antiguo modelo. El nuevo modelo de taxi lo podemos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670535A" wp14:editId="6E3A675A">
            <wp:extent cx="2664070" cy="1473489"/>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he_holo.png"/>
                    <pic:cNvPicPr/>
                  </pic:nvPicPr>
                  <pic:blipFill rotWithShape="1">
                    <a:blip r:embed="rId8">
                      <a:extLst>
                        <a:ext uri="{28A0092B-C50C-407E-A947-70E740481C1C}">
                          <a14:useLocalDpi xmlns:a14="http://schemas.microsoft.com/office/drawing/2010/main" val="0"/>
                        </a:ext>
                      </a:extLst>
                    </a:blip>
                    <a:srcRect l="31927" t="27346" r="31258" b="39142"/>
                    <a:stretch/>
                  </pic:blipFill>
                  <pic:spPr bwMode="auto">
                    <a:xfrm>
                      <a:off x="0" y="0"/>
                      <a:ext cx="2667979" cy="147565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4.2: Modelo </w:t>
      </w:r>
      <w:proofErr w:type="spellStart"/>
      <w:r>
        <w:rPr>
          <w:rFonts w:asciiTheme="minorHAnsi" w:hAnsiTheme="minorHAnsi" w:cstheme="minorHAnsi"/>
          <w:sz w:val="22"/>
          <w:szCs w:val="22"/>
        </w:rPr>
        <w:t>taxi_holo</w:t>
      </w:r>
      <w:proofErr w:type="spellEnd"/>
    </w:p>
    <w:p w:rsidR="009026D3" w:rsidRPr="00BF09D1"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pPr>
        <w:pStyle w:val="SubSubTitulo"/>
        <w:numPr>
          <w:ilvl w:val="2"/>
          <w:numId w:val="36"/>
        </w:numPr>
        <w:spacing w:line="254" w:lineRule="auto"/>
        <w:pPrChange w:id="137" w:author="jessi_3118@hotmail.com" w:date="2017-09-11T20:48:00Z">
          <w:pPr>
            <w:pStyle w:val="SubSubTitulo"/>
            <w:numPr>
              <w:ilvl w:val="2"/>
              <w:numId w:val="21"/>
            </w:numPr>
            <w:spacing w:line="254" w:lineRule="auto"/>
            <w:ind w:left="720" w:hanging="720"/>
          </w:pPr>
        </w:pPrChange>
      </w:pPr>
      <w:r>
        <w:t xml:space="preserve">Sensores de </w:t>
      </w:r>
      <w:del w:id="138" w:author="jessi_3118@hotmail.com" w:date="2017-09-11T20:47:00Z">
        <w:r w:rsidDel="00F955E4">
          <w:delText>odometría</w:delText>
        </w:r>
      </w:del>
      <w:ins w:id="139" w:author="jessi_3118@hotmail.com" w:date="2017-09-11T20:47:00Z">
        <w:r w:rsidR="00F955E4">
          <w:t>posición</w:t>
        </w:r>
      </w:ins>
    </w:p>
    <w:p w:rsidR="009026D3" w:rsidRPr="00066861" w:rsidRDefault="009026D3" w:rsidP="009026D3">
      <w:pPr>
        <w:pStyle w:val="SubTitulos-TFG"/>
        <w:numPr>
          <w:ilvl w:val="0"/>
          <w:numId w:val="0"/>
        </w:numPr>
        <w:spacing w:line="254" w:lineRule="auto"/>
        <w:rPr>
          <w:rFonts w:ascii="Cambria" w:hAnsi="Cambria"/>
          <w:sz w:val="22"/>
          <w:szCs w:val="22"/>
          <w:rPrChange w:id="140" w:author="jessi_3118@hotmail.com" w:date="2017-09-11T20:04:00Z">
            <w:rPr>
              <w:sz w:val="22"/>
              <w:szCs w:val="22"/>
            </w:rPr>
          </w:rPrChange>
        </w:rPr>
      </w:pPr>
      <w:r w:rsidRPr="00066861">
        <w:rPr>
          <w:rFonts w:ascii="Cambria" w:hAnsi="Cambria"/>
          <w:sz w:val="22"/>
          <w:szCs w:val="22"/>
          <w:rPrChange w:id="141" w:author="jessi_3118@hotmail.com" w:date="2017-09-11T20:04:00Z">
            <w:rPr>
              <w:sz w:val="22"/>
              <w:szCs w:val="22"/>
            </w:rPr>
          </w:rPrChange>
        </w:rPr>
        <w:t xml:space="preserve">Los sensores de </w:t>
      </w:r>
      <w:ins w:id="142" w:author="jessi_3118@hotmail.com" w:date="2017-09-11T20:48:00Z">
        <w:r w:rsidR="009D4B68" w:rsidRPr="00AB50B0">
          <w:rPr>
            <w:rFonts w:ascii="Cambria" w:hAnsi="Cambria"/>
            <w:sz w:val="22"/>
            <w:szCs w:val="22"/>
            <w:rPrChange w:id="143" w:author="Usuario" w:date="2017-09-12T20:54:00Z">
              <w:rPr>
                <w:rFonts w:ascii="DejaVuSans" w:hAnsi="DejaVuSans" w:cs="DejaVuSans"/>
                <w:color w:val="FF0000"/>
              </w:rPr>
            </w:rPrChange>
          </w:rPr>
          <w:t xml:space="preserve">posición (tipo GPS, </w:t>
        </w:r>
        <w:proofErr w:type="spellStart"/>
        <w:r w:rsidR="009D4B68" w:rsidRPr="00AB50B0">
          <w:rPr>
            <w:rFonts w:ascii="Cambria" w:hAnsi="Cambria"/>
            <w:sz w:val="22"/>
            <w:szCs w:val="22"/>
            <w:rPrChange w:id="144" w:author="Usuario" w:date="2017-09-12T20:54:00Z">
              <w:rPr>
                <w:rFonts w:ascii="DejaVuSans" w:hAnsi="DejaVuSans" w:cs="DejaVuSans"/>
                <w:color w:val="FF0000"/>
              </w:rPr>
            </w:rPrChange>
          </w:rPr>
          <w:t>odometría</w:t>
        </w:r>
        <w:proofErr w:type="spellEnd"/>
        <w:r w:rsidR="009D4B68" w:rsidRPr="00AB50B0">
          <w:rPr>
            <w:rFonts w:ascii="Cambria" w:hAnsi="Cambria"/>
            <w:sz w:val="22"/>
            <w:szCs w:val="22"/>
            <w:rPrChange w:id="145" w:author="Usuario" w:date="2017-09-12T20:54:00Z">
              <w:rPr>
                <w:rFonts w:ascii="DejaVuSans" w:hAnsi="DejaVuSans" w:cs="DejaVuSans"/>
                <w:color w:val="FF0000"/>
              </w:rPr>
            </w:rPrChange>
          </w:rPr>
          <w:t xml:space="preserve"> u otros)</w:t>
        </w:r>
      </w:ins>
      <w:del w:id="146" w:author="jessi_3118@hotmail.com" w:date="2017-09-11T20:48:00Z">
        <w:r w:rsidRPr="00066861" w:rsidDel="009D4B68">
          <w:rPr>
            <w:rFonts w:ascii="Cambria" w:hAnsi="Cambria"/>
            <w:sz w:val="22"/>
            <w:szCs w:val="22"/>
            <w:rPrChange w:id="147" w:author="jessi_3118@hotmail.com" w:date="2017-09-11T20:04:00Z">
              <w:rPr>
                <w:sz w:val="22"/>
                <w:szCs w:val="22"/>
              </w:rPr>
            </w:rPrChange>
          </w:rPr>
          <w:delText xml:space="preserve">odometría </w:delText>
        </w:r>
      </w:del>
      <w:r w:rsidRPr="00066861">
        <w:rPr>
          <w:rFonts w:ascii="Cambria" w:hAnsi="Cambria"/>
          <w:sz w:val="22"/>
          <w:szCs w:val="22"/>
          <w:rPrChange w:id="148" w:author="jessi_3118@hotmail.com" w:date="2017-09-11T20:04:00Z">
            <w:rPr>
              <w:sz w:val="22"/>
              <w:szCs w:val="22"/>
            </w:rPr>
          </w:rPrChange>
        </w:rPr>
        <w:t xml:space="preserve">son ampliamente utilizados en este proyecto (se emplearán en las tres prácticas), ya que son una gran fuente de información para los algoritmos en los que se apoya el pilotaje de nuestro robot. La </w:t>
      </w:r>
      <w:proofErr w:type="spellStart"/>
      <w:r w:rsidRPr="00066861">
        <w:rPr>
          <w:rFonts w:ascii="Cambria" w:hAnsi="Cambria"/>
          <w:sz w:val="22"/>
          <w:szCs w:val="22"/>
          <w:rPrChange w:id="149" w:author="jessi_3118@hotmail.com" w:date="2017-09-11T20:04:00Z">
            <w:rPr>
              <w:sz w:val="22"/>
              <w:szCs w:val="22"/>
            </w:rPr>
          </w:rPrChange>
        </w:rPr>
        <w:t>odometría</w:t>
      </w:r>
      <w:proofErr w:type="spellEnd"/>
      <w:r w:rsidRPr="00066861">
        <w:rPr>
          <w:rFonts w:ascii="Cambria" w:hAnsi="Cambria"/>
          <w:sz w:val="22"/>
          <w:szCs w:val="22"/>
          <w:rPrChange w:id="150" w:author="jessi_3118@hotmail.com" w:date="2017-09-11T20:04:00Z">
            <w:rPr>
              <w:sz w:val="22"/>
              <w:szCs w:val="22"/>
            </w:rPr>
          </w:rPrChange>
        </w:rPr>
        <w:t xml:space="preserve"> se emplea para estimar la posición (x, y, orientación) de un robot móvil en todo momento. La posición estimada por parte de los sensores de </w:t>
      </w:r>
      <w:del w:id="151" w:author="jessi_3118@hotmail.com" w:date="2017-09-11T20:49:00Z">
        <w:r w:rsidRPr="00066861" w:rsidDel="00EB7896">
          <w:rPr>
            <w:rFonts w:ascii="Cambria" w:hAnsi="Cambria"/>
            <w:sz w:val="22"/>
            <w:szCs w:val="22"/>
            <w:rPrChange w:id="152" w:author="jessi_3118@hotmail.com" w:date="2017-09-11T20:04:00Z">
              <w:rPr>
                <w:sz w:val="22"/>
                <w:szCs w:val="22"/>
              </w:rPr>
            </w:rPrChange>
          </w:rPr>
          <w:delText>odometría</w:delText>
        </w:r>
      </w:del>
      <w:ins w:id="153" w:author="jessi_3118@hotmail.com" w:date="2017-09-11T20:49:00Z">
        <w:r w:rsidR="00EB7896">
          <w:rPr>
            <w:rFonts w:ascii="Cambria" w:hAnsi="Cambria"/>
            <w:sz w:val="22"/>
            <w:szCs w:val="22"/>
          </w:rPr>
          <w:t>posición</w:t>
        </w:r>
      </w:ins>
      <w:r w:rsidRPr="00066861">
        <w:rPr>
          <w:rFonts w:ascii="Cambria" w:hAnsi="Cambria"/>
          <w:sz w:val="22"/>
          <w:szCs w:val="22"/>
          <w:rPrChange w:id="154" w:author="jessi_3118@hotmail.com" w:date="2017-09-11T20:04:00Z">
            <w:rPr>
              <w:sz w:val="22"/>
              <w:szCs w:val="22"/>
            </w:rPr>
          </w:rPrChange>
        </w:rPr>
        <w:t xml:space="preserve"> es relativa a la </w:t>
      </w:r>
      <w:del w:id="155" w:author="jessi_3118@hotmail.com" w:date="2017-09-11T20:49:00Z">
        <w:r w:rsidRPr="00066861" w:rsidDel="001778AB">
          <w:rPr>
            <w:rFonts w:ascii="Cambria" w:hAnsi="Cambria"/>
            <w:sz w:val="22"/>
            <w:szCs w:val="22"/>
            <w:rPrChange w:id="156" w:author="jessi_3118@hotmail.com" w:date="2017-09-11T20:04:00Z">
              <w:rPr>
                <w:sz w:val="22"/>
                <w:szCs w:val="22"/>
              </w:rPr>
            </w:rPrChange>
          </w:rPr>
          <w:delText xml:space="preserve">posición </w:delText>
        </w:r>
      </w:del>
      <w:ins w:id="157" w:author="jessi_3118@hotmail.com" w:date="2017-09-11T20:49:00Z">
        <w:r w:rsidR="001778AB">
          <w:rPr>
            <w:rFonts w:ascii="Cambria" w:hAnsi="Cambria"/>
            <w:sz w:val="22"/>
            <w:szCs w:val="22"/>
          </w:rPr>
          <w:t>localización</w:t>
        </w:r>
        <w:r w:rsidR="001778AB" w:rsidRPr="00066861">
          <w:rPr>
            <w:rFonts w:ascii="Cambria" w:hAnsi="Cambria"/>
            <w:sz w:val="22"/>
            <w:szCs w:val="22"/>
            <w:rPrChange w:id="158" w:author="jessi_3118@hotmail.com" w:date="2017-09-11T20:04:00Z">
              <w:rPr>
                <w:sz w:val="22"/>
                <w:szCs w:val="22"/>
              </w:rPr>
            </w:rPrChange>
          </w:rPr>
          <w:t xml:space="preserve"> </w:t>
        </w:r>
      </w:ins>
      <w:r w:rsidRPr="00066861">
        <w:rPr>
          <w:rFonts w:ascii="Cambria" w:hAnsi="Cambria"/>
          <w:sz w:val="22"/>
          <w:szCs w:val="22"/>
          <w:rPrChange w:id="159" w:author="jessi_3118@hotmail.com" w:date="2017-09-11T20:04:00Z">
            <w:rPr>
              <w:sz w:val="22"/>
              <w:szCs w:val="22"/>
            </w:rPr>
          </w:rPrChange>
        </w:rPr>
        <w:t xml:space="preserve">inicial del robot. Por tanto, emplearemos </w:t>
      </w:r>
      <w:del w:id="160" w:author="jessi_3118@hotmail.com" w:date="2017-09-11T20:50:00Z">
        <w:r w:rsidRPr="00066861" w:rsidDel="00302663">
          <w:rPr>
            <w:rFonts w:ascii="Cambria" w:hAnsi="Cambria"/>
            <w:sz w:val="22"/>
            <w:szCs w:val="22"/>
            <w:rPrChange w:id="161" w:author="jessi_3118@hotmail.com" w:date="2017-09-11T20:04:00Z">
              <w:rPr>
                <w:sz w:val="22"/>
                <w:szCs w:val="22"/>
              </w:rPr>
            </w:rPrChange>
          </w:rPr>
          <w:delText xml:space="preserve">los </w:delText>
        </w:r>
      </w:del>
      <w:ins w:id="162" w:author="jessi_3118@hotmail.com" w:date="2017-09-11T20:50:00Z">
        <w:r w:rsidR="00302663">
          <w:rPr>
            <w:rFonts w:ascii="Cambria" w:hAnsi="Cambria"/>
            <w:sz w:val="22"/>
            <w:szCs w:val="22"/>
          </w:rPr>
          <w:t>estos</w:t>
        </w:r>
        <w:r w:rsidR="00302663" w:rsidRPr="00066861">
          <w:rPr>
            <w:rFonts w:ascii="Cambria" w:hAnsi="Cambria"/>
            <w:sz w:val="22"/>
            <w:szCs w:val="22"/>
            <w:rPrChange w:id="163" w:author="jessi_3118@hotmail.com" w:date="2017-09-11T20:04:00Z">
              <w:rPr>
                <w:sz w:val="22"/>
                <w:szCs w:val="22"/>
              </w:rPr>
            </w:rPrChange>
          </w:rPr>
          <w:t xml:space="preserve"> </w:t>
        </w:r>
      </w:ins>
      <w:r w:rsidRPr="00066861">
        <w:rPr>
          <w:rFonts w:ascii="Cambria" w:hAnsi="Cambria"/>
          <w:sz w:val="22"/>
          <w:szCs w:val="22"/>
          <w:rPrChange w:id="164" w:author="jessi_3118@hotmail.com" w:date="2017-09-11T20:04:00Z">
            <w:rPr>
              <w:sz w:val="22"/>
              <w:szCs w:val="22"/>
            </w:rPr>
          </w:rPrChange>
        </w:rPr>
        <w:t xml:space="preserve">sensores de </w:t>
      </w:r>
      <w:del w:id="165" w:author="jessi_3118@hotmail.com" w:date="2017-09-11T20:49:00Z">
        <w:r w:rsidRPr="00066861" w:rsidDel="00EB7896">
          <w:rPr>
            <w:rFonts w:ascii="Cambria" w:hAnsi="Cambria"/>
            <w:sz w:val="22"/>
            <w:szCs w:val="22"/>
            <w:rPrChange w:id="166" w:author="jessi_3118@hotmail.com" w:date="2017-09-11T20:04:00Z">
              <w:rPr>
                <w:sz w:val="22"/>
                <w:szCs w:val="22"/>
              </w:rPr>
            </w:rPrChange>
          </w:rPr>
          <w:delText xml:space="preserve">odometría </w:delText>
        </w:r>
      </w:del>
      <w:ins w:id="167" w:author="jessi_3118@hotmail.com" w:date="2017-09-11T20:49:00Z">
        <w:r w:rsidR="00EB7896">
          <w:rPr>
            <w:rFonts w:ascii="Cambria" w:hAnsi="Cambria"/>
            <w:sz w:val="22"/>
            <w:szCs w:val="22"/>
          </w:rPr>
          <w:t>posición</w:t>
        </w:r>
        <w:r w:rsidR="00EB7896" w:rsidRPr="00066861">
          <w:rPr>
            <w:rFonts w:ascii="Cambria" w:hAnsi="Cambria"/>
            <w:sz w:val="22"/>
            <w:szCs w:val="22"/>
            <w:rPrChange w:id="168" w:author="jessi_3118@hotmail.com" w:date="2017-09-11T20:04:00Z">
              <w:rPr>
                <w:sz w:val="22"/>
                <w:szCs w:val="22"/>
              </w:rPr>
            </w:rPrChange>
          </w:rPr>
          <w:t xml:space="preserve"> </w:t>
        </w:r>
      </w:ins>
      <w:r w:rsidRPr="00066861">
        <w:rPr>
          <w:rFonts w:ascii="Cambria" w:hAnsi="Cambria"/>
          <w:sz w:val="22"/>
          <w:szCs w:val="22"/>
          <w:rPrChange w:id="169" w:author="jessi_3118@hotmail.com" w:date="2017-09-11T20:04:00Z">
            <w:rPr>
              <w:sz w:val="22"/>
              <w:szCs w:val="22"/>
            </w:rPr>
          </w:rPrChange>
        </w:rPr>
        <w:t xml:space="preserve">para estimar la posición del taxi en el mundo, y a partir de este dato estimar la velocidad que posee el taxi (lo cual se empleará en el </w:t>
      </w:r>
      <w:ins w:id="170" w:author="jessi_3118@hotmail.com" w:date="2017-09-11T20:02:00Z">
        <w:r w:rsidR="002B57E6" w:rsidRPr="00066861">
          <w:rPr>
            <w:rFonts w:ascii="Cambria" w:hAnsi="Cambria"/>
            <w:sz w:val="22"/>
            <w:szCs w:val="22"/>
          </w:rPr>
          <w:t>evaluador automático</w:t>
        </w:r>
      </w:ins>
      <w:del w:id="171" w:author="jessi_3118@hotmail.com" w:date="2017-09-11T20:02:00Z">
        <w:r w:rsidRPr="00066861" w:rsidDel="002B57E6">
          <w:rPr>
            <w:rFonts w:ascii="Cambria" w:hAnsi="Cambria"/>
            <w:sz w:val="22"/>
            <w:szCs w:val="22"/>
            <w:rPrChange w:id="172" w:author="jessi_3118@hotmail.com" w:date="2017-09-11T20:04:00Z">
              <w:rPr>
                <w:sz w:val="22"/>
                <w:szCs w:val="22"/>
              </w:rPr>
            </w:rPrChange>
          </w:rPr>
          <w:delText>árbitro</w:delText>
        </w:r>
      </w:del>
      <w:r w:rsidRPr="00066861">
        <w:rPr>
          <w:rFonts w:ascii="Cambria" w:hAnsi="Cambria"/>
          <w:sz w:val="22"/>
          <w:szCs w:val="22"/>
          <w:rPrChange w:id="173" w:author="jessi_3118@hotmail.com" w:date="2017-09-11T20:04:00Z">
            <w:rPr>
              <w:sz w:val="22"/>
              <w:szCs w:val="22"/>
            </w:rPr>
          </w:rPrChange>
        </w:rPr>
        <w:t xml:space="preserve">).  Los sensores de </w:t>
      </w:r>
      <w:proofErr w:type="spellStart"/>
      <w:r w:rsidRPr="00066861">
        <w:rPr>
          <w:rFonts w:ascii="Cambria" w:hAnsi="Cambria"/>
          <w:sz w:val="22"/>
          <w:szCs w:val="22"/>
          <w:rPrChange w:id="174" w:author="jessi_3118@hotmail.com" w:date="2017-09-11T20:04:00Z">
            <w:rPr>
              <w:sz w:val="22"/>
              <w:szCs w:val="22"/>
            </w:rPr>
          </w:rPrChange>
        </w:rPr>
        <w:t>odometría</w:t>
      </w:r>
      <w:proofErr w:type="spellEnd"/>
      <w:r w:rsidRPr="00066861">
        <w:rPr>
          <w:rFonts w:ascii="Cambria" w:hAnsi="Cambria"/>
          <w:sz w:val="22"/>
          <w:szCs w:val="22"/>
          <w:rPrChange w:id="175" w:author="jessi_3118@hotmail.com" w:date="2017-09-11T20:04:00Z">
            <w:rPr>
              <w:sz w:val="22"/>
              <w:szCs w:val="22"/>
            </w:rPr>
          </w:rPrChange>
        </w:rPr>
        <w:t xml:space="preserve"> estiman la posición de las ruedas izquierda y derecha en un intervalo de tiempo determinado. Al conocer las coordenadas de posición anteriores resulta más sencillo poder obtener la nueva posición de nuestro robot. La plataforma </w:t>
      </w:r>
      <w:proofErr w:type="spellStart"/>
      <w:r w:rsidRPr="00066861">
        <w:rPr>
          <w:rFonts w:ascii="Cambria" w:hAnsi="Cambria"/>
          <w:sz w:val="22"/>
          <w:szCs w:val="22"/>
          <w:rPrChange w:id="176" w:author="jessi_3118@hotmail.com" w:date="2017-09-11T20:04:00Z">
            <w:rPr>
              <w:sz w:val="22"/>
              <w:szCs w:val="22"/>
            </w:rPr>
          </w:rPrChange>
        </w:rPr>
        <w:t>JdeRobot</w:t>
      </w:r>
      <w:proofErr w:type="spellEnd"/>
      <w:r w:rsidRPr="00066861">
        <w:rPr>
          <w:rFonts w:ascii="Cambria" w:hAnsi="Cambria"/>
          <w:sz w:val="22"/>
          <w:szCs w:val="22"/>
          <w:rPrChange w:id="177" w:author="jessi_3118@hotmail.com" w:date="2017-09-11T20:04:00Z">
            <w:rPr>
              <w:sz w:val="22"/>
              <w:szCs w:val="22"/>
            </w:rPr>
          </w:rPrChange>
        </w:rPr>
        <w:t xml:space="preserve"> nos aísla de la complejidad que conllevan los sensores de </w:t>
      </w:r>
      <w:proofErr w:type="spellStart"/>
      <w:r w:rsidRPr="00066861">
        <w:rPr>
          <w:rFonts w:ascii="Cambria" w:hAnsi="Cambria"/>
          <w:sz w:val="22"/>
          <w:szCs w:val="22"/>
          <w:rPrChange w:id="178" w:author="jessi_3118@hotmail.com" w:date="2017-09-11T20:04:00Z">
            <w:rPr>
              <w:sz w:val="22"/>
              <w:szCs w:val="22"/>
            </w:rPr>
          </w:rPrChange>
        </w:rPr>
        <w:t>odometría</w:t>
      </w:r>
      <w:proofErr w:type="spellEnd"/>
      <w:r w:rsidRPr="00066861">
        <w:rPr>
          <w:rFonts w:ascii="Cambria" w:hAnsi="Cambria"/>
          <w:sz w:val="22"/>
          <w:szCs w:val="22"/>
          <w:rPrChange w:id="179" w:author="jessi_3118@hotmail.com" w:date="2017-09-11T20:04:00Z">
            <w:rPr>
              <w:sz w:val="22"/>
              <w:szCs w:val="22"/>
            </w:rPr>
          </w:rPrChange>
        </w:rPr>
        <w:t>, facilitándonos una variable que contiene la posición (x, y, orientación), que podremos usar para estimar la posición del robot en el mundo.</w:t>
      </w:r>
    </w:p>
    <w:p w:rsidR="009026D3" w:rsidRDefault="009026D3" w:rsidP="009026D3">
      <w:pPr>
        <w:pStyle w:val="SubTitulos-TFG"/>
        <w:numPr>
          <w:ilvl w:val="0"/>
          <w:numId w:val="0"/>
        </w:numPr>
        <w:spacing w:line="254" w:lineRule="auto"/>
        <w:rPr>
          <w:sz w:val="22"/>
          <w:szCs w:val="22"/>
        </w:rPr>
      </w:pPr>
    </w:p>
    <w:p w:rsidR="009026D3" w:rsidDel="00E8101B" w:rsidRDefault="009026D3">
      <w:pPr>
        <w:pStyle w:val="SubSubTitulo"/>
        <w:numPr>
          <w:ilvl w:val="2"/>
          <w:numId w:val="36"/>
        </w:numPr>
        <w:spacing w:line="254" w:lineRule="auto"/>
        <w:rPr>
          <w:del w:id="180" w:author="jessi_3118@hotmail.com" w:date="2017-09-11T20:51:00Z"/>
        </w:rPr>
        <w:pPrChange w:id="181" w:author="jessi_3118@hotmail.com" w:date="2017-09-11T20:48:00Z">
          <w:pPr>
            <w:pStyle w:val="SubSubTitulo"/>
            <w:numPr>
              <w:ilvl w:val="2"/>
              <w:numId w:val="21"/>
            </w:numPr>
            <w:spacing w:line="254" w:lineRule="auto"/>
            <w:ind w:left="720" w:hanging="720"/>
          </w:pPr>
        </w:pPrChange>
      </w:pPr>
      <w:del w:id="182" w:author="jessi_3118@hotmail.com" w:date="2017-09-11T20:51:00Z">
        <w:r w:rsidDel="00E8101B">
          <w:delText>Plugins</w:delText>
        </w:r>
      </w:del>
    </w:p>
    <w:p w:rsidR="009026D3" w:rsidRPr="00066861" w:rsidRDefault="009026D3" w:rsidP="009026D3">
      <w:pPr>
        <w:pStyle w:val="SubTitulos-TFG"/>
        <w:numPr>
          <w:ilvl w:val="0"/>
          <w:numId w:val="0"/>
        </w:numPr>
        <w:spacing w:line="254" w:lineRule="auto"/>
        <w:rPr>
          <w:rFonts w:ascii="Cambria" w:hAnsi="Cambria"/>
          <w:sz w:val="22"/>
          <w:szCs w:val="22"/>
          <w:rPrChange w:id="183" w:author="jessi_3118@hotmail.com" w:date="2017-09-11T20:04:00Z">
            <w:rPr>
              <w:sz w:val="22"/>
              <w:szCs w:val="22"/>
            </w:rPr>
          </w:rPrChange>
        </w:rPr>
      </w:pPr>
      <w:del w:id="184" w:author="jessi_3118@hotmail.com" w:date="2017-09-11T20:51:00Z">
        <w:r w:rsidRPr="00066861" w:rsidDel="00E8101B">
          <w:rPr>
            <w:rFonts w:ascii="Cambria" w:hAnsi="Cambria"/>
            <w:sz w:val="22"/>
            <w:szCs w:val="22"/>
            <w:rPrChange w:id="185" w:author="jessi_3118@hotmail.com" w:date="2017-09-11T20:04:00Z">
              <w:rPr>
                <w:sz w:val="22"/>
                <w:szCs w:val="22"/>
              </w:rPr>
            </w:rPrChange>
          </w:rPr>
          <w:delText xml:space="preserve">JdeRobot consta de un amplio repertorio de drivers que facilitan el envío y la recepción de datos de los sensores y actuadores. El lenguaje de programación en el que se desarrollarán estos plugins es C++. </w:delText>
        </w:r>
      </w:del>
      <w:r w:rsidRPr="00066861">
        <w:rPr>
          <w:rFonts w:ascii="Cambria" w:hAnsi="Cambria"/>
          <w:sz w:val="22"/>
          <w:szCs w:val="22"/>
          <w:rPrChange w:id="186" w:author="jessi_3118@hotmail.com" w:date="2017-09-11T20:04:00Z">
            <w:rPr>
              <w:sz w:val="22"/>
              <w:szCs w:val="22"/>
            </w:rPr>
          </w:rPrChange>
        </w:rPr>
        <w:t xml:space="preserve">En esta práctica se han empleado dos drivers: </w:t>
      </w:r>
    </w:p>
    <w:p w:rsidR="009026D3" w:rsidRPr="00066861" w:rsidRDefault="009026D3" w:rsidP="009026D3">
      <w:pPr>
        <w:pStyle w:val="SubTitulos-TFG"/>
        <w:numPr>
          <w:ilvl w:val="0"/>
          <w:numId w:val="0"/>
        </w:numPr>
        <w:spacing w:line="254" w:lineRule="auto"/>
        <w:rPr>
          <w:rFonts w:ascii="Cambria" w:hAnsi="Cambria"/>
          <w:sz w:val="22"/>
          <w:szCs w:val="22"/>
          <w:rPrChange w:id="187" w:author="jessi_3118@hotmail.com" w:date="2017-09-11T20:04:00Z">
            <w:rPr>
              <w:sz w:val="22"/>
              <w:szCs w:val="22"/>
            </w:rPr>
          </w:rPrChange>
        </w:rPr>
      </w:pPr>
    </w:p>
    <w:p w:rsidR="009026D3" w:rsidRPr="00066861" w:rsidRDefault="009026D3" w:rsidP="009026D3">
      <w:pPr>
        <w:pStyle w:val="SubTitulos-TFG"/>
        <w:numPr>
          <w:ilvl w:val="0"/>
          <w:numId w:val="18"/>
        </w:numPr>
        <w:spacing w:line="254" w:lineRule="auto"/>
        <w:rPr>
          <w:rFonts w:ascii="Cambria" w:hAnsi="Cambria"/>
          <w:sz w:val="22"/>
          <w:szCs w:val="22"/>
          <w:rPrChange w:id="188" w:author="jessi_3118@hotmail.com" w:date="2017-09-11T20:04:00Z">
            <w:rPr>
              <w:sz w:val="22"/>
              <w:szCs w:val="22"/>
            </w:rPr>
          </w:rPrChange>
        </w:rPr>
      </w:pPr>
      <w:r w:rsidRPr="00066861">
        <w:rPr>
          <w:rFonts w:ascii="Cambria" w:hAnsi="Cambria"/>
          <w:sz w:val="22"/>
          <w:szCs w:val="22"/>
          <w:rPrChange w:id="189" w:author="jessi_3118@hotmail.com" w:date="2017-09-11T20:04:00Z">
            <w:rPr>
              <w:sz w:val="22"/>
              <w:szCs w:val="22"/>
            </w:rPr>
          </w:rPrChange>
        </w:rPr>
        <w:t xml:space="preserve">holoCarPose3d: Es el </w:t>
      </w:r>
      <w:proofErr w:type="spellStart"/>
      <w:r w:rsidRPr="00066861">
        <w:rPr>
          <w:rFonts w:ascii="Cambria" w:hAnsi="Cambria"/>
          <w:sz w:val="22"/>
          <w:szCs w:val="22"/>
          <w:rPrChange w:id="190" w:author="jessi_3118@hotmail.com" w:date="2017-09-11T20:04:00Z">
            <w:rPr>
              <w:sz w:val="22"/>
              <w:szCs w:val="22"/>
            </w:rPr>
          </w:rPrChange>
        </w:rPr>
        <w:t>plugin</w:t>
      </w:r>
      <w:proofErr w:type="spellEnd"/>
      <w:r w:rsidRPr="00066861">
        <w:rPr>
          <w:rFonts w:ascii="Cambria" w:hAnsi="Cambria"/>
          <w:sz w:val="22"/>
          <w:szCs w:val="22"/>
          <w:rPrChange w:id="191" w:author="jessi_3118@hotmail.com" w:date="2017-09-11T20:04:00Z">
            <w:rPr>
              <w:sz w:val="22"/>
              <w:szCs w:val="22"/>
            </w:rPr>
          </w:rPrChange>
        </w:rPr>
        <w:t xml:space="preserve"> que emplearán los componentes para poder obtener su posición en tiempo real. Este </w:t>
      </w:r>
      <w:proofErr w:type="spellStart"/>
      <w:r w:rsidRPr="00066861">
        <w:rPr>
          <w:rFonts w:ascii="Cambria" w:hAnsi="Cambria"/>
          <w:sz w:val="22"/>
          <w:szCs w:val="22"/>
          <w:rPrChange w:id="192" w:author="jessi_3118@hotmail.com" w:date="2017-09-11T20:04:00Z">
            <w:rPr>
              <w:sz w:val="22"/>
              <w:szCs w:val="22"/>
            </w:rPr>
          </w:rPrChange>
        </w:rPr>
        <w:t>plugin</w:t>
      </w:r>
      <w:proofErr w:type="spellEnd"/>
      <w:r w:rsidRPr="00066861">
        <w:rPr>
          <w:rFonts w:ascii="Cambria" w:hAnsi="Cambria"/>
          <w:sz w:val="22"/>
          <w:szCs w:val="22"/>
          <w:rPrChange w:id="193" w:author="jessi_3118@hotmail.com" w:date="2017-09-11T20:04:00Z">
            <w:rPr>
              <w:sz w:val="22"/>
              <w:szCs w:val="22"/>
            </w:rPr>
          </w:rPrChange>
        </w:rPr>
        <w:t xml:space="preserve"> también se utiliza para cambiar la posición de los componentes.</w:t>
      </w:r>
    </w:p>
    <w:p w:rsidR="009026D3" w:rsidRPr="00066861" w:rsidRDefault="009026D3" w:rsidP="009026D3">
      <w:pPr>
        <w:pStyle w:val="SubTitulos-TFG"/>
        <w:numPr>
          <w:ilvl w:val="0"/>
          <w:numId w:val="0"/>
        </w:numPr>
        <w:spacing w:line="254" w:lineRule="auto"/>
        <w:ind w:left="720"/>
        <w:rPr>
          <w:rFonts w:ascii="Cambria" w:hAnsi="Cambria"/>
          <w:sz w:val="22"/>
          <w:szCs w:val="22"/>
          <w:rPrChange w:id="194" w:author="jessi_3118@hotmail.com" w:date="2017-09-11T20:04:00Z">
            <w:rPr>
              <w:sz w:val="22"/>
              <w:szCs w:val="22"/>
            </w:rPr>
          </w:rPrChange>
        </w:rPr>
      </w:pPr>
    </w:p>
    <w:p w:rsidR="009026D3" w:rsidRPr="00066861" w:rsidRDefault="009026D3" w:rsidP="009026D3">
      <w:pPr>
        <w:pStyle w:val="SubTitulos-TFG"/>
        <w:numPr>
          <w:ilvl w:val="0"/>
          <w:numId w:val="18"/>
        </w:numPr>
        <w:spacing w:line="254" w:lineRule="auto"/>
        <w:rPr>
          <w:rFonts w:ascii="Cambria" w:hAnsi="Cambria"/>
          <w:sz w:val="22"/>
          <w:szCs w:val="22"/>
          <w:rPrChange w:id="195" w:author="jessi_3118@hotmail.com" w:date="2017-09-11T20:04:00Z">
            <w:rPr>
              <w:sz w:val="22"/>
              <w:szCs w:val="22"/>
            </w:rPr>
          </w:rPrChange>
        </w:rPr>
      </w:pPr>
      <w:proofErr w:type="spellStart"/>
      <w:r w:rsidRPr="00066861">
        <w:rPr>
          <w:rFonts w:ascii="Cambria" w:hAnsi="Cambria"/>
          <w:sz w:val="22"/>
          <w:szCs w:val="22"/>
          <w:rPrChange w:id="196" w:author="jessi_3118@hotmail.com" w:date="2017-09-11T20:04:00Z">
            <w:rPr>
              <w:sz w:val="22"/>
              <w:szCs w:val="22"/>
            </w:rPr>
          </w:rPrChange>
        </w:rPr>
        <w:t>holoCarMotors</w:t>
      </w:r>
      <w:proofErr w:type="spellEnd"/>
      <w:r w:rsidRPr="00066861">
        <w:rPr>
          <w:rFonts w:ascii="Cambria" w:hAnsi="Cambria"/>
          <w:sz w:val="22"/>
          <w:szCs w:val="22"/>
          <w:rPrChange w:id="197" w:author="jessi_3118@hotmail.com" w:date="2017-09-11T20:04:00Z">
            <w:rPr>
              <w:sz w:val="22"/>
              <w:szCs w:val="22"/>
            </w:rPr>
          </w:rPrChange>
        </w:rPr>
        <w:t xml:space="preserve">: Es el </w:t>
      </w:r>
      <w:proofErr w:type="spellStart"/>
      <w:r w:rsidRPr="00066861">
        <w:rPr>
          <w:rFonts w:ascii="Cambria" w:hAnsi="Cambria"/>
          <w:sz w:val="22"/>
          <w:szCs w:val="22"/>
          <w:rPrChange w:id="198" w:author="jessi_3118@hotmail.com" w:date="2017-09-11T20:04:00Z">
            <w:rPr>
              <w:sz w:val="22"/>
              <w:szCs w:val="22"/>
            </w:rPr>
          </w:rPrChange>
        </w:rPr>
        <w:t>plugin</w:t>
      </w:r>
      <w:proofErr w:type="spellEnd"/>
      <w:r w:rsidRPr="00066861">
        <w:rPr>
          <w:rFonts w:ascii="Cambria" w:hAnsi="Cambria"/>
          <w:sz w:val="22"/>
          <w:szCs w:val="22"/>
          <w:rPrChange w:id="199" w:author="jessi_3118@hotmail.com" w:date="2017-09-11T20:04:00Z">
            <w:rPr>
              <w:sz w:val="22"/>
              <w:szCs w:val="22"/>
            </w:rPr>
          </w:rPrChange>
        </w:rPr>
        <w:t xml:space="preserve"> con el que interactúa el componente, es el que permite dotar al componente de velocidad, tanto velocidad de tracción como velocidad de rotación. También modifica los datos de la interfaz de usuario.</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ins w:id="200" w:author="jessi_3118@hotmail.com" w:date="2017-09-12T17:08:00Z"/>
          <w:sz w:val="22"/>
          <w:szCs w:val="22"/>
        </w:rPr>
      </w:pPr>
    </w:p>
    <w:p w:rsidR="003A75BC" w:rsidRDefault="003A75BC" w:rsidP="009026D3">
      <w:pPr>
        <w:pStyle w:val="SubTitulos-TFG"/>
        <w:numPr>
          <w:ilvl w:val="0"/>
          <w:numId w:val="0"/>
        </w:numPr>
        <w:spacing w:line="254" w:lineRule="auto"/>
        <w:ind w:left="660" w:hanging="660"/>
        <w:rPr>
          <w:sz w:val="22"/>
          <w:szCs w:val="22"/>
        </w:rPr>
      </w:pPr>
    </w:p>
    <w:p w:rsidR="009026D3" w:rsidRDefault="009026D3">
      <w:pPr>
        <w:pStyle w:val="SubSubTitulo"/>
        <w:numPr>
          <w:ilvl w:val="2"/>
          <w:numId w:val="36"/>
        </w:numPr>
        <w:spacing w:line="254" w:lineRule="auto"/>
        <w:pPrChange w:id="201" w:author="jessi_3118@hotmail.com" w:date="2017-09-11T20:48:00Z">
          <w:pPr>
            <w:pStyle w:val="SubSubTitulo"/>
            <w:numPr>
              <w:ilvl w:val="2"/>
              <w:numId w:val="21"/>
            </w:numPr>
            <w:spacing w:line="254" w:lineRule="auto"/>
            <w:ind w:left="720" w:hanging="720"/>
          </w:pPr>
        </w:pPrChange>
      </w:pPr>
      <w:r>
        <w:lastRenderedPageBreak/>
        <w:t xml:space="preserve">Modelo </w:t>
      </w:r>
      <w:proofErr w:type="spellStart"/>
      <w:r>
        <w:t>cityLarge</w:t>
      </w:r>
      <w:proofErr w:type="spellEnd"/>
    </w:p>
    <w:p w:rsidR="009026D3" w:rsidRPr="00066861" w:rsidRDefault="009026D3">
      <w:pPr>
        <w:autoSpaceDE w:val="0"/>
        <w:autoSpaceDN w:val="0"/>
        <w:adjustRightInd w:val="0"/>
        <w:spacing w:after="0" w:line="240" w:lineRule="auto"/>
        <w:jc w:val="both"/>
        <w:rPr>
          <w:rFonts w:ascii="Cambria" w:hAnsi="Cambria"/>
          <w:rPrChange w:id="202" w:author="jessi_3118@hotmail.com" w:date="2017-09-11T20:04:00Z">
            <w:rPr>
              <w:sz w:val="22"/>
              <w:szCs w:val="22"/>
            </w:rPr>
          </w:rPrChange>
        </w:rPr>
        <w:pPrChange w:id="203" w:author="jessi_3118@hotmail.com" w:date="2017-09-11T20:54:00Z">
          <w:pPr>
            <w:pStyle w:val="SubTitulos-TFG"/>
            <w:numPr>
              <w:ilvl w:val="0"/>
              <w:numId w:val="0"/>
            </w:numPr>
            <w:spacing w:line="254" w:lineRule="auto"/>
            <w:ind w:left="0" w:firstLine="0"/>
          </w:pPr>
        </w:pPrChange>
      </w:pPr>
      <w:r w:rsidRPr="00066861">
        <w:rPr>
          <w:rFonts w:ascii="Cambria" w:hAnsi="Cambria"/>
          <w:rPrChange w:id="204" w:author="jessi_3118@hotmail.com" w:date="2017-09-11T20:04:00Z">
            <w:rPr/>
          </w:rPrChange>
        </w:rPr>
        <w:t xml:space="preserve">El objetivo de esta práctica es que nuestro taxi sea capaz de navegar por una ciudad hasta un punto destino, por lo que tendremos que crear el entorno (ciudad) donde se moverá el </w:t>
      </w:r>
      <w:r w:rsidRPr="00843BBE">
        <w:rPr>
          <w:rFonts w:ascii="Cambria" w:hAnsi="Cambria" w:cs="CMBX12"/>
          <w:rPrChange w:id="205" w:author="Usuario" w:date="2017-09-12T20:55:00Z">
            <w:rPr/>
          </w:rPrChange>
        </w:rPr>
        <w:t>taxi. Con este propósito se ha creado un modelo de ciudad llamado “</w:t>
      </w:r>
      <w:proofErr w:type="spellStart"/>
      <w:r w:rsidRPr="00843BBE">
        <w:rPr>
          <w:rFonts w:ascii="Cambria" w:hAnsi="Cambria" w:cs="CMBX12"/>
          <w:rPrChange w:id="206" w:author="Usuario" w:date="2017-09-12T20:55:00Z">
            <w:rPr/>
          </w:rPrChange>
        </w:rPr>
        <w:t>cityLarge</w:t>
      </w:r>
      <w:proofErr w:type="spellEnd"/>
      <w:r w:rsidRPr="00843BBE">
        <w:rPr>
          <w:rFonts w:ascii="Cambria" w:hAnsi="Cambria" w:cs="CMBX12"/>
          <w:rPrChange w:id="207" w:author="Usuario" w:date="2017-09-12T20:55:00Z">
            <w:rPr/>
          </w:rPrChange>
        </w:rPr>
        <w:t>”. Este modelo al igual que en el caso del taxi fue creado con una herramienta de modelado 3D</w:t>
      </w:r>
      <w:ins w:id="208" w:author="jessi_3118@hotmail.com" w:date="2017-09-11T20:52:00Z">
        <w:r w:rsidR="001A36F2" w:rsidRPr="00843BBE">
          <w:rPr>
            <w:rFonts w:ascii="Cambria" w:hAnsi="Cambria" w:cs="CMBX12"/>
            <w:rPrChange w:id="209" w:author="Usuario" w:date="2017-09-12T20:55:00Z">
              <w:rPr>
                <w:rFonts w:ascii="Cambria" w:hAnsi="Cambria"/>
              </w:rPr>
            </w:rPrChange>
          </w:rPr>
          <w:t xml:space="preserve"> (</w:t>
        </w:r>
        <w:proofErr w:type="spellStart"/>
        <w:r w:rsidR="001A36F2" w:rsidRPr="00843BBE">
          <w:rPr>
            <w:rFonts w:ascii="Cambria" w:hAnsi="Cambria" w:cs="CMBX12"/>
            <w:rPrChange w:id="210" w:author="Usuario" w:date="2017-09-12T20:55:00Z">
              <w:rPr>
                <w:rFonts w:ascii="Cambria" w:hAnsi="Cambria"/>
              </w:rPr>
            </w:rPrChange>
          </w:rPr>
          <w:t>Blender</w:t>
        </w:r>
        <w:proofErr w:type="spellEnd"/>
        <w:r w:rsidR="001A36F2" w:rsidRPr="00843BBE">
          <w:rPr>
            <w:rFonts w:ascii="Cambria" w:hAnsi="Cambria" w:cs="CMBX12"/>
            <w:rPrChange w:id="211" w:author="Usuario" w:date="2017-09-12T20:55:00Z">
              <w:rPr>
                <w:rFonts w:ascii="Cambria" w:hAnsi="Cambria"/>
              </w:rPr>
            </w:rPrChange>
          </w:rPr>
          <w:t>)</w:t>
        </w:r>
      </w:ins>
      <w:r w:rsidRPr="00843BBE">
        <w:rPr>
          <w:rFonts w:ascii="Cambria" w:hAnsi="Cambria" w:cs="CMBX12"/>
          <w:rPrChange w:id="212" w:author="Usuario" w:date="2017-09-12T20:55:00Z">
            <w:rPr/>
          </w:rPrChange>
        </w:rPr>
        <w:t xml:space="preserve">. El modelo </w:t>
      </w:r>
      <w:proofErr w:type="spellStart"/>
      <w:r w:rsidRPr="00843BBE">
        <w:rPr>
          <w:rFonts w:ascii="Cambria" w:hAnsi="Cambria" w:cs="CMBX12"/>
          <w:rPrChange w:id="213" w:author="Usuario" w:date="2017-09-12T20:55:00Z">
            <w:rPr/>
          </w:rPrChange>
        </w:rPr>
        <w:t>cityLarge</w:t>
      </w:r>
      <w:proofErr w:type="spellEnd"/>
      <w:r w:rsidRPr="00843BBE">
        <w:rPr>
          <w:rFonts w:ascii="Cambria" w:hAnsi="Cambria" w:cs="CMBX12"/>
          <w:rPrChange w:id="214" w:author="Usuario" w:date="2017-09-12T20:55:00Z">
            <w:rPr/>
          </w:rPrChange>
        </w:rPr>
        <w:t xml:space="preserve"> se corresponde con una ciudad de grandes dimensiones. En esta ciudad no veremos casas, semáforos, parques u otros elementos habituales en las ciudades reales, sino que se ha simplificado su creación</w:t>
      </w:r>
      <w:ins w:id="215" w:author="jessi_3118@hotmail.com" w:date="2017-09-11T20:54:00Z">
        <w:r w:rsidR="00952800" w:rsidRPr="00843BBE">
          <w:rPr>
            <w:rFonts w:ascii="Cambria" w:hAnsi="Cambria" w:cs="CMBX12"/>
            <w:rPrChange w:id="216" w:author="Usuario" w:date="2017-09-12T20:55:00Z">
              <w:rPr>
                <w:rFonts w:ascii="Cambria" w:hAnsi="Cambria"/>
              </w:rPr>
            </w:rPrChange>
          </w:rPr>
          <w:t xml:space="preserve"> para que sea rápido en la ejecución del simulador. Mundos con mucho detalle son más </w:t>
        </w:r>
      </w:ins>
      <w:ins w:id="217" w:author="jessi_3118@hotmail.com" w:date="2017-09-11T20:55:00Z">
        <w:r w:rsidR="00EB710F" w:rsidRPr="00843BBE">
          <w:rPr>
            <w:rFonts w:ascii="Cambria" w:hAnsi="Cambria" w:cs="CMBX12"/>
            <w:rPrChange w:id="218" w:author="Usuario" w:date="2017-09-12T20:55:00Z">
              <w:rPr>
                <w:rFonts w:ascii="Cambria" w:hAnsi="Cambria" w:cs="DejaVuSans"/>
                <w:color w:val="FF0000"/>
              </w:rPr>
            </w:rPrChange>
          </w:rPr>
          <w:t xml:space="preserve">costosos </w:t>
        </w:r>
      </w:ins>
      <w:ins w:id="219" w:author="jessi_3118@hotmail.com" w:date="2017-09-11T20:54:00Z">
        <w:r w:rsidR="00952800" w:rsidRPr="00843BBE">
          <w:rPr>
            <w:rFonts w:ascii="Cambria" w:hAnsi="Cambria" w:cs="CMBX12"/>
            <w:rPrChange w:id="220" w:author="Usuario" w:date="2017-09-12T20:55:00Z">
              <w:rPr>
                <w:rFonts w:ascii="DejaVuSans" w:hAnsi="DejaVuSans" w:cs="DejaVuSans"/>
                <w:color w:val="FF0000"/>
              </w:rPr>
            </w:rPrChange>
          </w:rPr>
          <w:t xml:space="preserve">computacionalmente de </w:t>
        </w:r>
      </w:ins>
      <w:del w:id="221" w:author="jessi_3118@hotmail.com" w:date="2017-09-11T20:55:00Z">
        <w:r w:rsidRPr="00843BBE" w:rsidDel="00EB710F">
          <w:rPr>
            <w:rFonts w:ascii="Cambria" w:hAnsi="Cambria" w:cs="CMBX12"/>
            <w:rPrChange w:id="222" w:author="Usuario" w:date="2017-09-12T20:55:00Z">
              <w:rPr/>
            </w:rPrChange>
          </w:rPr>
          <w:delText>.</w:delText>
        </w:r>
      </w:del>
      <w:ins w:id="223" w:author="jessi_3118@hotmail.com" w:date="2017-09-11T20:55:00Z">
        <w:r w:rsidR="00EB710F" w:rsidRPr="00843BBE">
          <w:rPr>
            <w:rFonts w:ascii="Cambria" w:hAnsi="Cambria" w:cs="CMBX12"/>
            <w:rPrChange w:id="224" w:author="Usuario" w:date="2017-09-12T20:55:00Z">
              <w:rPr>
                <w:rFonts w:ascii="Cambria" w:hAnsi="Cambria" w:cs="DejaVuSans"/>
                <w:color w:val="FF0000"/>
              </w:rPr>
            </w:rPrChange>
          </w:rPr>
          <w:t>simular.</w:t>
        </w:r>
      </w:ins>
      <w:r w:rsidRPr="00843BBE">
        <w:rPr>
          <w:rFonts w:ascii="Cambria" w:hAnsi="Cambria" w:cs="CMBX12"/>
          <w:rPrChange w:id="225" w:author="Usuario" w:date="2017-09-12T20:55:00Z">
            <w:rPr/>
          </w:rPrChange>
        </w:rPr>
        <w:t xml:space="preserve"> Lo que podremos ver en esta ciudad son bloques que se corresponden con obstáculos o carreteras. También podemos ver elementos propios de las carreteras como son rectas, curvas más</w:t>
      </w:r>
      <w:r w:rsidRPr="00066861">
        <w:rPr>
          <w:rFonts w:ascii="Cambria" w:hAnsi="Cambria"/>
          <w:rPrChange w:id="226" w:author="jessi_3118@hotmail.com" w:date="2017-09-11T20:04:00Z">
            <w:rPr/>
          </w:rPrChange>
        </w:rPr>
        <w:t xml:space="preserve"> simples o curvas pronunciadas, así como una zona amplia que se corresponde con una especie de plaza. </w:t>
      </w:r>
    </w:p>
    <w:p w:rsidR="009026D3" w:rsidRPr="00066861" w:rsidRDefault="009026D3" w:rsidP="009026D3">
      <w:pPr>
        <w:pStyle w:val="SubTitulos-TFG"/>
        <w:numPr>
          <w:ilvl w:val="0"/>
          <w:numId w:val="0"/>
        </w:numPr>
        <w:spacing w:line="254" w:lineRule="auto"/>
        <w:rPr>
          <w:rFonts w:ascii="Cambria" w:hAnsi="Cambria"/>
          <w:sz w:val="22"/>
          <w:szCs w:val="22"/>
          <w:rPrChange w:id="227" w:author="jessi_3118@hotmail.com" w:date="2017-09-11T20:04: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28" w:author="jessi_3118@hotmail.com" w:date="2017-09-11T20:04:00Z">
            <w:rPr>
              <w:sz w:val="22"/>
              <w:szCs w:val="22"/>
            </w:rPr>
          </w:rPrChange>
        </w:rPr>
      </w:pPr>
      <w:r w:rsidRPr="00066861">
        <w:rPr>
          <w:rFonts w:ascii="Cambria" w:hAnsi="Cambria"/>
          <w:sz w:val="22"/>
          <w:szCs w:val="22"/>
          <w:rPrChange w:id="229" w:author="jessi_3118@hotmail.com" w:date="2017-09-11T20:04:00Z">
            <w:rPr>
              <w:sz w:val="22"/>
              <w:szCs w:val="22"/>
            </w:rPr>
          </w:rPrChange>
        </w:rPr>
        <w:t xml:space="preserve">Este modelo se ha modificado respecto a la versión antigua, debido a que en dicha versión debajo de la ciudad había un palo de </w:t>
      </w:r>
      <w:proofErr w:type="spellStart"/>
      <w:r w:rsidRPr="00066861">
        <w:rPr>
          <w:rFonts w:ascii="Cambria" w:hAnsi="Cambria"/>
          <w:sz w:val="22"/>
          <w:szCs w:val="22"/>
          <w:rPrChange w:id="230" w:author="jessi_3118@hotmail.com" w:date="2017-09-11T20:04:00Z">
            <w:rPr>
              <w:sz w:val="22"/>
              <w:szCs w:val="22"/>
            </w:rPr>
          </w:rPrChange>
        </w:rPr>
        <w:t>sujec</w:t>
      </w:r>
      <w:ins w:id="231" w:author="jessi_3118@hotmail.com" w:date="2017-09-11T20:56:00Z">
        <w:r w:rsidR="007F1B80">
          <w:rPr>
            <w:rFonts w:ascii="Cambria" w:hAnsi="Cambria"/>
            <w:sz w:val="22"/>
            <w:szCs w:val="22"/>
          </w:rPr>
          <w:t>c</w:t>
        </w:r>
      </w:ins>
      <w:r w:rsidRPr="00066861">
        <w:rPr>
          <w:rFonts w:ascii="Cambria" w:hAnsi="Cambria"/>
          <w:sz w:val="22"/>
          <w:szCs w:val="22"/>
          <w:rPrChange w:id="232" w:author="jessi_3118@hotmail.com" w:date="2017-09-11T20:04:00Z">
            <w:rPr>
              <w:sz w:val="22"/>
              <w:szCs w:val="22"/>
            </w:rPr>
          </w:rPrChange>
        </w:rPr>
        <w:t>ión</w:t>
      </w:r>
      <w:proofErr w:type="spellEnd"/>
      <w:r w:rsidRPr="00066861">
        <w:rPr>
          <w:rFonts w:ascii="Cambria" w:hAnsi="Cambria"/>
          <w:sz w:val="22"/>
          <w:szCs w:val="22"/>
          <w:rPrChange w:id="233" w:author="jessi_3118@hotmail.com" w:date="2017-09-11T20:04:00Z">
            <w:rPr>
              <w:sz w:val="22"/>
              <w:szCs w:val="22"/>
            </w:rPr>
          </w:rPrChange>
        </w:rPr>
        <w:t xml:space="preserve">. Este elemento hacía que el coche adquiriera un poco de movimiento al ejecutar la práctica. Por lo tanto, se ha eliminado este palo de sujeción. </w:t>
      </w:r>
    </w:p>
    <w:p w:rsidR="009026D3" w:rsidRPr="00066861" w:rsidRDefault="009026D3" w:rsidP="009026D3">
      <w:pPr>
        <w:pStyle w:val="SubTitulos-TFG"/>
        <w:numPr>
          <w:ilvl w:val="0"/>
          <w:numId w:val="0"/>
        </w:numPr>
        <w:spacing w:line="254" w:lineRule="auto"/>
        <w:rPr>
          <w:rFonts w:ascii="Cambria" w:hAnsi="Cambria"/>
          <w:sz w:val="22"/>
          <w:szCs w:val="22"/>
          <w:rPrChange w:id="234" w:author="jessi_3118@hotmail.com" w:date="2017-09-11T20:04: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35" w:author="jessi_3118@hotmail.com" w:date="2017-09-11T20:04:00Z">
            <w:rPr>
              <w:sz w:val="22"/>
              <w:szCs w:val="22"/>
            </w:rPr>
          </w:rPrChange>
        </w:rPr>
      </w:pPr>
      <w:r w:rsidRPr="00066861">
        <w:rPr>
          <w:rFonts w:ascii="Cambria" w:hAnsi="Cambria"/>
          <w:sz w:val="22"/>
          <w:szCs w:val="22"/>
          <w:rPrChange w:id="236" w:author="jessi_3118@hotmail.com" w:date="2017-09-11T20:04:00Z">
            <w:rPr>
              <w:sz w:val="22"/>
              <w:szCs w:val="22"/>
            </w:rPr>
          </w:rPrChange>
        </w:rPr>
        <w:t xml:space="preserve">En la imagen 4.3 podemos ver la parte de debajo del modelo </w:t>
      </w:r>
      <w:proofErr w:type="spellStart"/>
      <w:r w:rsidRPr="00066861">
        <w:rPr>
          <w:rFonts w:ascii="Cambria" w:hAnsi="Cambria"/>
          <w:sz w:val="22"/>
          <w:szCs w:val="22"/>
          <w:rPrChange w:id="237" w:author="jessi_3118@hotmail.com" w:date="2017-09-11T20:04:00Z">
            <w:rPr>
              <w:sz w:val="22"/>
              <w:szCs w:val="22"/>
            </w:rPr>
          </w:rPrChange>
        </w:rPr>
        <w:t>cityLarge</w:t>
      </w:r>
      <w:proofErr w:type="spellEnd"/>
      <w:r w:rsidRPr="00066861">
        <w:rPr>
          <w:rFonts w:ascii="Cambria" w:hAnsi="Cambria"/>
          <w:sz w:val="22"/>
          <w:szCs w:val="22"/>
          <w:rPrChange w:id="238" w:author="jessi_3118@hotmail.com" w:date="2017-09-11T20:04:00Z">
            <w:rPr>
              <w:sz w:val="22"/>
              <w:szCs w:val="22"/>
            </w:rPr>
          </w:rPrChange>
        </w:rPr>
        <w:t xml:space="preserve"> para observar que había un palo de sujeción de la ciudad. En la imagen 4.4 se observa el nuevo modelo </w:t>
      </w:r>
      <w:proofErr w:type="spellStart"/>
      <w:r w:rsidRPr="00066861">
        <w:rPr>
          <w:rFonts w:ascii="Cambria" w:hAnsi="Cambria"/>
          <w:sz w:val="22"/>
          <w:szCs w:val="22"/>
          <w:rPrChange w:id="239" w:author="jessi_3118@hotmail.com" w:date="2017-09-11T20:04:00Z">
            <w:rPr>
              <w:sz w:val="22"/>
              <w:szCs w:val="22"/>
            </w:rPr>
          </w:rPrChange>
        </w:rPr>
        <w:t>cityLarge</w:t>
      </w:r>
      <w:proofErr w:type="spellEnd"/>
      <w:r w:rsidRPr="00066861">
        <w:rPr>
          <w:rFonts w:ascii="Cambria" w:hAnsi="Cambria"/>
          <w:sz w:val="22"/>
          <w:szCs w:val="22"/>
          <w:rPrChange w:id="240" w:author="jessi_3118@hotmail.com" w:date="2017-09-11T20:04:00Z">
            <w:rPr>
              <w:sz w:val="22"/>
              <w:szCs w:val="22"/>
            </w:rPr>
          </w:rPrChange>
        </w:rPr>
        <w:t xml:space="preserve"> sin dicho elemento de sujeción. Por último, en la foto 4.5 tenemos un plano desde arriba de toda la ciudad.</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0F451E33" wp14:editId="69A43BFA">
            <wp:extent cx="3947746" cy="1257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palo.png"/>
                    <pic:cNvPicPr/>
                  </pic:nvPicPr>
                  <pic:blipFill rotWithShape="1">
                    <a:blip r:embed="rId9" cstate="print">
                      <a:extLst>
                        <a:ext uri="{28A0092B-C50C-407E-A947-70E740481C1C}">
                          <a14:useLocalDpi xmlns:a14="http://schemas.microsoft.com/office/drawing/2010/main" val="0"/>
                        </a:ext>
                      </a:extLst>
                    </a:blip>
                    <a:srcRect l="20196" t="36271" r="1258" b="15210"/>
                    <a:stretch/>
                  </pic:blipFill>
                  <pic:spPr bwMode="auto">
                    <a:xfrm>
                      <a:off x="0" y="0"/>
                      <a:ext cx="3960798" cy="126145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4.3: Modelo antiguo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7692A22B" wp14:editId="72645590">
            <wp:extent cx="4190335" cy="1380392"/>
            <wp:effectExtent l="0" t="0" r="127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sinPalo.png"/>
                    <pic:cNvPicPr/>
                  </pic:nvPicPr>
                  <pic:blipFill rotWithShape="1">
                    <a:blip r:embed="rId10" cstate="print">
                      <a:extLst>
                        <a:ext uri="{28A0092B-C50C-407E-A947-70E740481C1C}">
                          <a14:useLocalDpi xmlns:a14="http://schemas.microsoft.com/office/drawing/2010/main" val="0"/>
                        </a:ext>
                      </a:extLst>
                    </a:blip>
                    <a:srcRect l="16449" t="7051" b="42628"/>
                    <a:stretch/>
                  </pic:blipFill>
                  <pic:spPr bwMode="auto">
                    <a:xfrm>
                      <a:off x="0" y="0"/>
                      <a:ext cx="4206263" cy="1385639"/>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4.4: Modelo nuevo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lastRenderedPageBreak/>
        <w:drawing>
          <wp:inline distT="0" distB="0" distL="0" distR="0" wp14:anchorId="562A3CD4" wp14:editId="2D6C6E14">
            <wp:extent cx="4019910" cy="2722592"/>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Large_modelo.png"/>
                    <pic:cNvPicPr/>
                  </pic:nvPicPr>
                  <pic:blipFill rotWithShape="1">
                    <a:blip r:embed="rId11" cstate="print">
                      <a:extLst>
                        <a:ext uri="{28A0092B-C50C-407E-A947-70E740481C1C}">
                          <a14:useLocalDpi xmlns:a14="http://schemas.microsoft.com/office/drawing/2010/main" val="0"/>
                        </a:ext>
                      </a:extLst>
                    </a:blip>
                    <a:srcRect l="16938"/>
                    <a:stretch/>
                  </pic:blipFill>
                  <pic:spPr bwMode="auto">
                    <a:xfrm>
                      <a:off x="0" y="0"/>
                      <a:ext cx="4028510" cy="272841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4.5: Modelo </w:t>
      </w:r>
      <w:proofErr w:type="spellStart"/>
      <w:r>
        <w:rPr>
          <w:rFonts w:asciiTheme="minorHAnsi" w:hAnsiTheme="minorHAnsi" w:cstheme="minorHAnsi"/>
          <w:sz w:val="22"/>
          <w:szCs w:val="22"/>
        </w:rPr>
        <w:t>cityLarge</w:t>
      </w:r>
      <w:proofErr w:type="spellEnd"/>
      <w:r>
        <w:rPr>
          <w:rFonts w:asciiTheme="minorHAnsi" w:hAnsiTheme="minorHAnsi" w:cstheme="minorHAnsi"/>
          <w:sz w:val="22"/>
          <w:szCs w:val="22"/>
        </w:rPr>
        <w:t xml:space="preserve"> desde arriba</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Del="001C70D0" w:rsidRDefault="009026D3" w:rsidP="009026D3">
      <w:pPr>
        <w:pStyle w:val="SubTitulos-TFG"/>
        <w:numPr>
          <w:ilvl w:val="0"/>
          <w:numId w:val="0"/>
        </w:numPr>
        <w:spacing w:line="254" w:lineRule="auto"/>
        <w:ind w:left="660" w:hanging="660"/>
        <w:rPr>
          <w:del w:id="241" w:author="Usuario" w:date="2017-09-12T20:55:00Z"/>
          <w:sz w:val="22"/>
          <w:szCs w:val="22"/>
        </w:rPr>
      </w:pPr>
    </w:p>
    <w:p w:rsidR="009026D3" w:rsidRDefault="009026D3">
      <w:pPr>
        <w:pStyle w:val="SubSubTitulo"/>
        <w:numPr>
          <w:ilvl w:val="2"/>
          <w:numId w:val="36"/>
        </w:numPr>
        <w:spacing w:line="254" w:lineRule="auto"/>
        <w:pPrChange w:id="242" w:author="jessi_3118@hotmail.com" w:date="2017-09-11T20:48:00Z">
          <w:pPr>
            <w:pStyle w:val="SubSubTitulo"/>
            <w:numPr>
              <w:ilvl w:val="2"/>
              <w:numId w:val="21"/>
            </w:numPr>
            <w:spacing w:line="254" w:lineRule="auto"/>
            <w:ind w:left="720" w:hanging="720"/>
          </w:pPr>
        </w:pPrChange>
      </w:pPr>
      <w:r>
        <w:t xml:space="preserve">Mundo de </w:t>
      </w:r>
      <w:proofErr w:type="spellStart"/>
      <w:r>
        <w:t>Gazebo</w:t>
      </w:r>
      <w:proofErr w:type="spellEnd"/>
    </w:p>
    <w:p w:rsidR="009026D3" w:rsidRPr="00066861" w:rsidRDefault="009026D3" w:rsidP="009026D3">
      <w:pPr>
        <w:pStyle w:val="SubTitulos-TFG"/>
        <w:numPr>
          <w:ilvl w:val="0"/>
          <w:numId w:val="0"/>
        </w:numPr>
        <w:spacing w:line="254" w:lineRule="auto"/>
        <w:rPr>
          <w:rFonts w:ascii="Cambria" w:hAnsi="Cambria"/>
          <w:sz w:val="22"/>
          <w:szCs w:val="22"/>
          <w:rPrChange w:id="243" w:author="jessi_3118@hotmail.com" w:date="2017-09-11T20:05:00Z">
            <w:rPr>
              <w:sz w:val="22"/>
              <w:szCs w:val="22"/>
            </w:rPr>
          </w:rPrChange>
        </w:rPr>
      </w:pPr>
      <w:r w:rsidRPr="00066861">
        <w:rPr>
          <w:rFonts w:ascii="Cambria" w:hAnsi="Cambria"/>
          <w:sz w:val="22"/>
          <w:szCs w:val="22"/>
          <w:rPrChange w:id="244" w:author="jessi_3118@hotmail.com" w:date="2017-09-11T20:05:00Z">
            <w:rPr>
              <w:sz w:val="22"/>
              <w:szCs w:val="22"/>
            </w:rPr>
          </w:rPrChange>
        </w:rPr>
        <w:t xml:space="preserve">Los mundos que se simulan con </w:t>
      </w:r>
      <w:proofErr w:type="spellStart"/>
      <w:r w:rsidRPr="00066861">
        <w:rPr>
          <w:rFonts w:ascii="Cambria" w:hAnsi="Cambria"/>
          <w:sz w:val="22"/>
          <w:szCs w:val="22"/>
          <w:rPrChange w:id="245" w:author="jessi_3118@hotmail.com" w:date="2017-09-11T20:05:00Z">
            <w:rPr>
              <w:sz w:val="22"/>
              <w:szCs w:val="22"/>
            </w:rPr>
          </w:rPrChange>
        </w:rPr>
        <w:t>Gazebo</w:t>
      </w:r>
      <w:proofErr w:type="spellEnd"/>
      <w:r w:rsidRPr="00066861">
        <w:rPr>
          <w:rFonts w:ascii="Cambria" w:hAnsi="Cambria"/>
          <w:sz w:val="22"/>
          <w:szCs w:val="22"/>
          <w:rPrChange w:id="246" w:author="jessi_3118@hotmail.com" w:date="2017-09-11T20:05:00Z">
            <w:rPr>
              <w:sz w:val="22"/>
              <w:szCs w:val="22"/>
            </w:rPr>
          </w:rPrChange>
        </w:rPr>
        <w:t xml:space="preserve"> son mundos 3D. Estos mundos se cargan en ficheros con extensión .</w:t>
      </w:r>
      <w:proofErr w:type="spellStart"/>
      <w:r w:rsidRPr="00066861">
        <w:rPr>
          <w:rFonts w:ascii="Cambria" w:hAnsi="Cambria"/>
          <w:sz w:val="22"/>
          <w:szCs w:val="22"/>
          <w:rPrChange w:id="247" w:author="jessi_3118@hotmail.com" w:date="2017-09-11T20:05:00Z">
            <w:rPr>
              <w:sz w:val="22"/>
              <w:szCs w:val="22"/>
            </w:rPr>
          </w:rPrChange>
        </w:rPr>
        <w:t>world</w:t>
      </w:r>
      <w:proofErr w:type="spellEnd"/>
      <w:r w:rsidRPr="00066861">
        <w:rPr>
          <w:rFonts w:ascii="Cambria" w:hAnsi="Cambria"/>
          <w:sz w:val="22"/>
          <w:szCs w:val="22"/>
          <w:rPrChange w:id="248" w:author="jessi_3118@hotmail.com" w:date="2017-09-11T20:05:00Z">
            <w:rPr>
              <w:sz w:val="22"/>
              <w:szCs w:val="22"/>
            </w:rPr>
          </w:rPrChange>
        </w:rPr>
        <w:t xml:space="preserve">, que no son más que ficheros XML definidos en el lenguaje </w:t>
      </w:r>
      <w:proofErr w:type="spellStart"/>
      <w:r w:rsidRPr="00066861">
        <w:rPr>
          <w:rFonts w:ascii="Cambria" w:hAnsi="Cambria"/>
          <w:sz w:val="22"/>
          <w:szCs w:val="22"/>
          <w:rPrChange w:id="249" w:author="jessi_3118@hotmail.com" w:date="2017-09-11T20:05:00Z">
            <w:rPr>
              <w:sz w:val="22"/>
              <w:szCs w:val="22"/>
            </w:rPr>
          </w:rPrChange>
        </w:rPr>
        <w:t>Simulation</w:t>
      </w:r>
      <w:proofErr w:type="spellEnd"/>
      <w:r w:rsidRPr="00066861">
        <w:rPr>
          <w:rFonts w:ascii="Cambria" w:hAnsi="Cambria"/>
          <w:sz w:val="22"/>
          <w:szCs w:val="22"/>
          <w:rPrChange w:id="250" w:author="jessi_3118@hotmail.com" w:date="2017-09-11T20:05:00Z">
            <w:rPr>
              <w:sz w:val="22"/>
              <w:szCs w:val="22"/>
            </w:rPr>
          </w:rPrChange>
        </w:rPr>
        <w:t xml:space="preserve"> </w:t>
      </w:r>
      <w:proofErr w:type="spellStart"/>
      <w:r w:rsidRPr="00066861">
        <w:rPr>
          <w:rFonts w:ascii="Cambria" w:hAnsi="Cambria"/>
          <w:sz w:val="22"/>
          <w:szCs w:val="22"/>
          <w:rPrChange w:id="251" w:author="jessi_3118@hotmail.com" w:date="2017-09-11T20:05:00Z">
            <w:rPr>
              <w:sz w:val="22"/>
              <w:szCs w:val="22"/>
            </w:rPr>
          </w:rPrChange>
        </w:rPr>
        <w:t>Description</w:t>
      </w:r>
      <w:proofErr w:type="spellEnd"/>
      <w:r w:rsidRPr="00066861">
        <w:rPr>
          <w:rFonts w:ascii="Cambria" w:hAnsi="Cambria"/>
          <w:sz w:val="22"/>
          <w:szCs w:val="22"/>
          <w:rPrChange w:id="252" w:author="jessi_3118@hotmail.com" w:date="2017-09-11T20:05:00Z">
            <w:rPr>
              <w:sz w:val="22"/>
              <w:szCs w:val="22"/>
            </w:rPr>
          </w:rPrChange>
        </w:rPr>
        <w:t xml:space="preserve"> </w:t>
      </w:r>
      <w:proofErr w:type="spellStart"/>
      <w:r w:rsidRPr="00066861">
        <w:rPr>
          <w:rFonts w:ascii="Cambria" w:hAnsi="Cambria"/>
          <w:sz w:val="22"/>
          <w:szCs w:val="22"/>
          <w:rPrChange w:id="253" w:author="jessi_3118@hotmail.com" w:date="2017-09-11T20:05:00Z">
            <w:rPr>
              <w:sz w:val="22"/>
              <w:szCs w:val="22"/>
            </w:rPr>
          </w:rPrChange>
        </w:rPr>
        <w:t>Format</w:t>
      </w:r>
      <w:proofErr w:type="spellEnd"/>
      <w:r w:rsidRPr="00066861">
        <w:rPr>
          <w:rFonts w:ascii="Cambria" w:hAnsi="Cambria"/>
          <w:sz w:val="22"/>
          <w:szCs w:val="22"/>
          <w:rPrChange w:id="254" w:author="jessi_3118@hotmail.com" w:date="2017-09-11T20:05:00Z">
            <w:rPr>
              <w:sz w:val="22"/>
              <w:szCs w:val="22"/>
            </w:rPr>
          </w:rPrChange>
        </w:rPr>
        <w:t xml:space="preserve"> (SDF). Este lenguaje contiene una descripción completa de todos los elementos que tiene el mundo y los robots, incluyendo:</w:t>
      </w:r>
    </w:p>
    <w:p w:rsidR="009026D3" w:rsidRPr="00066861" w:rsidRDefault="009026D3" w:rsidP="009026D3">
      <w:pPr>
        <w:pStyle w:val="SubTitulos-TFG"/>
        <w:numPr>
          <w:ilvl w:val="0"/>
          <w:numId w:val="0"/>
        </w:numPr>
        <w:spacing w:line="254" w:lineRule="auto"/>
        <w:rPr>
          <w:rFonts w:ascii="Cambria" w:hAnsi="Cambria"/>
          <w:sz w:val="22"/>
          <w:szCs w:val="22"/>
          <w:rPrChange w:id="255" w:author="jessi_3118@hotmail.com" w:date="2017-09-11T20:05:00Z">
            <w:rPr>
              <w:sz w:val="22"/>
              <w:szCs w:val="22"/>
            </w:rPr>
          </w:rPrChange>
        </w:rPr>
      </w:pPr>
    </w:p>
    <w:p w:rsidR="009026D3" w:rsidRPr="00066861" w:rsidRDefault="009026D3" w:rsidP="009026D3">
      <w:pPr>
        <w:pStyle w:val="SubTitulos-TFG"/>
        <w:numPr>
          <w:ilvl w:val="0"/>
          <w:numId w:val="20"/>
        </w:numPr>
        <w:spacing w:line="254" w:lineRule="auto"/>
        <w:rPr>
          <w:rFonts w:ascii="Cambria" w:hAnsi="Cambria"/>
          <w:sz w:val="22"/>
          <w:szCs w:val="22"/>
          <w:rPrChange w:id="256" w:author="jessi_3118@hotmail.com" w:date="2017-09-11T20:05:00Z">
            <w:rPr>
              <w:sz w:val="22"/>
              <w:szCs w:val="22"/>
            </w:rPr>
          </w:rPrChange>
        </w:rPr>
      </w:pPr>
      <w:r w:rsidRPr="00066861">
        <w:rPr>
          <w:rFonts w:ascii="Cambria" w:hAnsi="Cambria"/>
          <w:sz w:val="22"/>
          <w:szCs w:val="22"/>
          <w:rPrChange w:id="257" w:author="jessi_3118@hotmail.com" w:date="2017-09-11T20:05:00Z">
            <w:rPr>
              <w:sz w:val="22"/>
              <w:szCs w:val="22"/>
            </w:rPr>
          </w:rPrChange>
        </w:rPr>
        <w:t>Escena: Luz ambiente, propiedades del cielo, sombras, etc.</w:t>
      </w:r>
    </w:p>
    <w:p w:rsidR="009026D3" w:rsidRPr="00066861" w:rsidRDefault="009026D3" w:rsidP="009026D3">
      <w:pPr>
        <w:pStyle w:val="SubTitulos-TFG"/>
        <w:numPr>
          <w:ilvl w:val="0"/>
          <w:numId w:val="20"/>
        </w:numPr>
        <w:spacing w:line="254" w:lineRule="auto"/>
        <w:rPr>
          <w:rFonts w:ascii="Cambria" w:hAnsi="Cambria"/>
          <w:sz w:val="22"/>
          <w:szCs w:val="22"/>
          <w:rPrChange w:id="258" w:author="jessi_3118@hotmail.com" w:date="2017-09-11T20:05:00Z">
            <w:rPr>
              <w:sz w:val="22"/>
              <w:szCs w:val="22"/>
            </w:rPr>
          </w:rPrChange>
        </w:rPr>
      </w:pPr>
      <w:r w:rsidRPr="00066861">
        <w:rPr>
          <w:rFonts w:ascii="Cambria" w:hAnsi="Cambria"/>
          <w:sz w:val="22"/>
          <w:szCs w:val="22"/>
          <w:rPrChange w:id="259" w:author="jessi_3118@hotmail.com" w:date="2017-09-11T20:05:00Z">
            <w:rPr>
              <w:sz w:val="22"/>
              <w:szCs w:val="22"/>
            </w:rPr>
          </w:rPrChange>
        </w:rPr>
        <w:t xml:space="preserve">Modelo: Links, </w:t>
      </w:r>
      <w:proofErr w:type="spellStart"/>
      <w:r w:rsidRPr="00066861">
        <w:rPr>
          <w:rFonts w:ascii="Cambria" w:hAnsi="Cambria"/>
          <w:sz w:val="22"/>
          <w:szCs w:val="22"/>
          <w:rPrChange w:id="260" w:author="jessi_3118@hotmail.com" w:date="2017-09-11T20:05:00Z">
            <w:rPr>
              <w:sz w:val="22"/>
              <w:szCs w:val="22"/>
            </w:rPr>
          </w:rPrChange>
        </w:rPr>
        <w:t>joint</w:t>
      </w:r>
      <w:proofErr w:type="spellEnd"/>
      <w:r w:rsidRPr="00066861">
        <w:rPr>
          <w:rFonts w:ascii="Cambria" w:hAnsi="Cambria"/>
          <w:sz w:val="22"/>
          <w:szCs w:val="22"/>
          <w:rPrChange w:id="261" w:author="jessi_3118@hotmail.com" w:date="2017-09-11T20:05:00Z">
            <w:rPr>
              <w:sz w:val="22"/>
              <w:szCs w:val="22"/>
            </w:rPr>
          </w:rPrChange>
        </w:rPr>
        <w:t>, objetos de colisión, sensores, etc.</w:t>
      </w:r>
    </w:p>
    <w:p w:rsidR="009026D3" w:rsidRPr="00066861" w:rsidRDefault="009026D3" w:rsidP="009026D3">
      <w:pPr>
        <w:pStyle w:val="SubTitulos-TFG"/>
        <w:numPr>
          <w:ilvl w:val="0"/>
          <w:numId w:val="20"/>
        </w:numPr>
        <w:spacing w:line="254" w:lineRule="auto"/>
        <w:rPr>
          <w:rFonts w:ascii="Cambria" w:hAnsi="Cambria"/>
          <w:sz w:val="22"/>
          <w:szCs w:val="22"/>
          <w:rPrChange w:id="262" w:author="jessi_3118@hotmail.com" w:date="2017-09-11T20:05:00Z">
            <w:rPr>
              <w:sz w:val="22"/>
              <w:szCs w:val="22"/>
            </w:rPr>
          </w:rPrChange>
        </w:rPr>
      </w:pPr>
      <w:r w:rsidRPr="00066861">
        <w:rPr>
          <w:rFonts w:ascii="Cambria" w:hAnsi="Cambria"/>
          <w:sz w:val="22"/>
          <w:szCs w:val="22"/>
          <w:rPrChange w:id="263" w:author="jessi_3118@hotmail.com" w:date="2017-09-11T20:05:00Z">
            <w:rPr>
              <w:sz w:val="22"/>
              <w:szCs w:val="22"/>
            </w:rPr>
          </w:rPrChange>
        </w:rPr>
        <w:t>Físicas: Gravedad, motor físico, paso del tiempo, colisiones, inercias, etc.</w:t>
      </w:r>
    </w:p>
    <w:p w:rsidR="009026D3" w:rsidRPr="00066861" w:rsidRDefault="009026D3" w:rsidP="009026D3">
      <w:pPr>
        <w:pStyle w:val="SubTitulos-TFG"/>
        <w:numPr>
          <w:ilvl w:val="0"/>
          <w:numId w:val="20"/>
        </w:numPr>
        <w:spacing w:line="254" w:lineRule="auto"/>
        <w:rPr>
          <w:rFonts w:ascii="Cambria" w:hAnsi="Cambria"/>
          <w:sz w:val="22"/>
          <w:szCs w:val="22"/>
          <w:rPrChange w:id="264" w:author="jessi_3118@hotmail.com" w:date="2017-09-11T20:05:00Z">
            <w:rPr>
              <w:sz w:val="22"/>
              <w:szCs w:val="22"/>
            </w:rPr>
          </w:rPrChange>
        </w:rPr>
      </w:pPr>
      <w:proofErr w:type="spellStart"/>
      <w:r w:rsidRPr="00066861">
        <w:rPr>
          <w:rFonts w:ascii="Cambria" w:hAnsi="Cambria"/>
          <w:sz w:val="22"/>
          <w:szCs w:val="22"/>
          <w:rPrChange w:id="265" w:author="jessi_3118@hotmail.com" w:date="2017-09-11T20:05:00Z">
            <w:rPr>
              <w:sz w:val="22"/>
              <w:szCs w:val="22"/>
            </w:rPr>
          </w:rPrChange>
        </w:rPr>
        <w:t>Plugins</w:t>
      </w:r>
      <w:proofErr w:type="spellEnd"/>
      <w:r w:rsidRPr="00066861">
        <w:rPr>
          <w:rFonts w:ascii="Cambria" w:hAnsi="Cambria"/>
          <w:sz w:val="22"/>
          <w:szCs w:val="22"/>
          <w:rPrChange w:id="266" w:author="jessi_3118@hotmail.com" w:date="2017-09-11T20:05:00Z">
            <w:rPr>
              <w:sz w:val="22"/>
              <w:szCs w:val="22"/>
            </w:rPr>
          </w:rPrChange>
        </w:rPr>
        <w:t>: Sobre un mundo, modelo o sensor.</w:t>
      </w:r>
    </w:p>
    <w:p w:rsidR="009026D3" w:rsidRPr="00066861" w:rsidRDefault="009026D3" w:rsidP="009026D3">
      <w:pPr>
        <w:pStyle w:val="SubTitulos-TFG"/>
        <w:numPr>
          <w:ilvl w:val="0"/>
          <w:numId w:val="20"/>
        </w:numPr>
        <w:spacing w:line="254" w:lineRule="auto"/>
        <w:rPr>
          <w:rFonts w:ascii="Cambria" w:hAnsi="Cambria"/>
          <w:sz w:val="22"/>
          <w:szCs w:val="22"/>
          <w:rPrChange w:id="267" w:author="jessi_3118@hotmail.com" w:date="2017-09-11T20:05:00Z">
            <w:rPr>
              <w:sz w:val="22"/>
              <w:szCs w:val="22"/>
            </w:rPr>
          </w:rPrChange>
        </w:rPr>
      </w:pPr>
      <w:r w:rsidRPr="00066861">
        <w:rPr>
          <w:rFonts w:ascii="Cambria" w:hAnsi="Cambria"/>
          <w:sz w:val="22"/>
          <w:szCs w:val="22"/>
          <w:rPrChange w:id="268" w:author="jessi_3118@hotmail.com" w:date="2017-09-11T20:05:00Z">
            <w:rPr>
              <w:sz w:val="22"/>
              <w:szCs w:val="22"/>
            </w:rPr>
          </w:rPrChange>
        </w:rPr>
        <w:t>Luz: Los puntos y origen de la luz.</w:t>
      </w:r>
    </w:p>
    <w:p w:rsidR="009026D3" w:rsidRPr="00066861" w:rsidRDefault="009026D3" w:rsidP="009026D3">
      <w:pPr>
        <w:pStyle w:val="SubTitulos-TFG"/>
        <w:numPr>
          <w:ilvl w:val="0"/>
          <w:numId w:val="0"/>
        </w:numPr>
        <w:spacing w:line="254" w:lineRule="auto"/>
        <w:ind w:left="660" w:hanging="660"/>
        <w:rPr>
          <w:rFonts w:ascii="Cambria" w:hAnsi="Cambria"/>
          <w:sz w:val="22"/>
          <w:szCs w:val="22"/>
          <w:rPrChange w:id="269" w:author="jessi_3118@hotmail.com" w:date="2017-09-11T20:05: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70" w:author="jessi_3118@hotmail.com" w:date="2017-09-11T20:05:00Z">
            <w:rPr>
              <w:sz w:val="22"/>
              <w:szCs w:val="22"/>
            </w:rPr>
          </w:rPrChange>
        </w:rPr>
      </w:pPr>
      <w:r w:rsidRPr="00066861">
        <w:rPr>
          <w:rFonts w:ascii="Cambria" w:hAnsi="Cambria"/>
          <w:sz w:val="22"/>
          <w:szCs w:val="22"/>
          <w:rPrChange w:id="271" w:author="jessi_3118@hotmail.com" w:date="2017-09-11T20:05:00Z">
            <w:rPr>
              <w:sz w:val="22"/>
              <w:szCs w:val="22"/>
            </w:rPr>
          </w:rPrChange>
        </w:rPr>
        <w:t xml:space="preserve">Todos estos elementos se han tenido en cuenta en el desarrollo de la práctica. Por ello se ha creado un mundo en </w:t>
      </w:r>
      <w:proofErr w:type="spellStart"/>
      <w:r w:rsidRPr="00066861">
        <w:rPr>
          <w:rFonts w:ascii="Cambria" w:hAnsi="Cambria"/>
          <w:sz w:val="22"/>
          <w:szCs w:val="22"/>
          <w:rPrChange w:id="272" w:author="jessi_3118@hotmail.com" w:date="2017-09-11T20:05:00Z">
            <w:rPr>
              <w:sz w:val="22"/>
              <w:szCs w:val="22"/>
            </w:rPr>
          </w:rPrChange>
        </w:rPr>
        <w:t>Gazebo</w:t>
      </w:r>
      <w:proofErr w:type="spellEnd"/>
      <w:r w:rsidRPr="00066861">
        <w:rPr>
          <w:rFonts w:ascii="Cambria" w:hAnsi="Cambria"/>
          <w:sz w:val="22"/>
          <w:szCs w:val="22"/>
          <w:rPrChange w:id="273" w:author="jessi_3118@hotmail.com" w:date="2017-09-11T20:05:00Z">
            <w:rPr>
              <w:sz w:val="22"/>
              <w:szCs w:val="22"/>
            </w:rPr>
          </w:rPrChange>
        </w:rPr>
        <w:t xml:space="preserve"> (</w:t>
      </w:r>
      <w:proofErr w:type="spellStart"/>
      <w:r w:rsidRPr="00066861">
        <w:rPr>
          <w:rFonts w:ascii="Cambria" w:hAnsi="Cambria"/>
          <w:sz w:val="22"/>
          <w:szCs w:val="22"/>
          <w:rPrChange w:id="274" w:author="jessi_3118@hotmail.com" w:date="2017-09-11T20:05:00Z">
            <w:rPr>
              <w:sz w:val="22"/>
              <w:szCs w:val="22"/>
            </w:rPr>
          </w:rPrChange>
        </w:rPr>
        <w:t>cityLarge.world</w:t>
      </w:r>
      <w:proofErr w:type="spellEnd"/>
      <w:r w:rsidRPr="00066861">
        <w:rPr>
          <w:rFonts w:ascii="Cambria" w:hAnsi="Cambria"/>
          <w:sz w:val="22"/>
          <w:szCs w:val="22"/>
          <w:rPrChange w:id="275" w:author="jessi_3118@hotmail.com" w:date="2017-09-11T20:05:00Z">
            <w:rPr>
              <w:sz w:val="22"/>
              <w:szCs w:val="22"/>
            </w:rPr>
          </w:rPrChange>
        </w:rPr>
        <w:t>) compuesto por el modelo de la ciudad (</w:t>
      </w:r>
      <w:proofErr w:type="spellStart"/>
      <w:r w:rsidRPr="00066861">
        <w:rPr>
          <w:rFonts w:ascii="Cambria" w:hAnsi="Cambria"/>
          <w:sz w:val="22"/>
          <w:szCs w:val="22"/>
          <w:rPrChange w:id="276" w:author="jessi_3118@hotmail.com" w:date="2017-09-11T20:05:00Z">
            <w:rPr>
              <w:sz w:val="22"/>
              <w:szCs w:val="22"/>
            </w:rPr>
          </w:rPrChange>
        </w:rPr>
        <w:t>cityLarge</w:t>
      </w:r>
      <w:proofErr w:type="spellEnd"/>
      <w:r w:rsidRPr="00066861">
        <w:rPr>
          <w:rFonts w:ascii="Cambria" w:hAnsi="Cambria"/>
          <w:sz w:val="22"/>
          <w:szCs w:val="22"/>
          <w:rPrChange w:id="277" w:author="jessi_3118@hotmail.com" w:date="2017-09-11T20:05:00Z">
            <w:rPr>
              <w:sz w:val="22"/>
              <w:szCs w:val="22"/>
            </w:rPr>
          </w:rPrChange>
        </w:rPr>
        <w:t>) y el modelo del taxi (</w:t>
      </w:r>
      <w:proofErr w:type="spellStart"/>
      <w:r w:rsidRPr="00066861">
        <w:rPr>
          <w:rFonts w:ascii="Cambria" w:hAnsi="Cambria"/>
          <w:sz w:val="22"/>
          <w:szCs w:val="22"/>
          <w:rPrChange w:id="278" w:author="jessi_3118@hotmail.com" w:date="2017-09-11T20:05:00Z">
            <w:rPr>
              <w:sz w:val="22"/>
              <w:szCs w:val="22"/>
            </w:rPr>
          </w:rPrChange>
        </w:rPr>
        <w:t>taxi_holo</w:t>
      </w:r>
      <w:proofErr w:type="spellEnd"/>
      <w:r w:rsidRPr="00066861">
        <w:rPr>
          <w:rFonts w:ascii="Cambria" w:hAnsi="Cambria"/>
          <w:sz w:val="22"/>
          <w:szCs w:val="22"/>
          <w:rPrChange w:id="279" w:author="jessi_3118@hotmail.com" w:date="2017-09-11T20:05:00Z">
            <w:rPr>
              <w:sz w:val="22"/>
              <w:szCs w:val="22"/>
            </w:rPr>
          </w:rPrChange>
        </w:rPr>
        <w:t xml:space="preserve">). El antiguo mundo en vez de utilizar el modelo </w:t>
      </w:r>
      <w:proofErr w:type="spellStart"/>
      <w:r w:rsidRPr="00066861">
        <w:rPr>
          <w:rFonts w:ascii="Cambria" w:hAnsi="Cambria"/>
          <w:sz w:val="22"/>
          <w:szCs w:val="22"/>
          <w:rPrChange w:id="280" w:author="jessi_3118@hotmail.com" w:date="2017-09-11T20:05:00Z">
            <w:rPr>
              <w:sz w:val="22"/>
              <w:szCs w:val="22"/>
            </w:rPr>
          </w:rPrChange>
        </w:rPr>
        <w:t>taxi_holo</w:t>
      </w:r>
      <w:proofErr w:type="spellEnd"/>
      <w:r w:rsidRPr="00066861">
        <w:rPr>
          <w:rFonts w:ascii="Cambria" w:hAnsi="Cambria"/>
          <w:sz w:val="22"/>
          <w:szCs w:val="22"/>
          <w:rPrChange w:id="281" w:author="jessi_3118@hotmail.com" w:date="2017-09-11T20:05:00Z">
            <w:rPr>
              <w:sz w:val="22"/>
              <w:szCs w:val="22"/>
            </w:rPr>
          </w:rPrChange>
        </w:rPr>
        <w:t xml:space="preserve"> empleaba el modelo </w:t>
      </w:r>
      <w:proofErr w:type="spellStart"/>
      <w:r w:rsidRPr="00066861">
        <w:rPr>
          <w:rFonts w:ascii="Cambria" w:hAnsi="Cambria"/>
          <w:sz w:val="22"/>
          <w:szCs w:val="22"/>
          <w:rPrChange w:id="282" w:author="jessi_3118@hotmail.com" w:date="2017-09-11T20:05:00Z">
            <w:rPr>
              <w:sz w:val="22"/>
              <w:szCs w:val="22"/>
            </w:rPr>
          </w:rPrChange>
        </w:rPr>
        <w:t>yellow_taxi</w:t>
      </w:r>
      <w:proofErr w:type="spellEnd"/>
      <w:r w:rsidRPr="00066861">
        <w:rPr>
          <w:rFonts w:ascii="Cambria" w:hAnsi="Cambria"/>
          <w:sz w:val="22"/>
          <w:szCs w:val="22"/>
          <w:rPrChange w:id="283" w:author="jessi_3118@hotmail.com" w:date="2017-09-11T20:05:00Z">
            <w:rPr>
              <w:sz w:val="22"/>
              <w:szCs w:val="22"/>
            </w:rPr>
          </w:rPrChange>
        </w:rPr>
        <w:t xml:space="preserve">. El archivo </w:t>
      </w:r>
      <w:proofErr w:type="spellStart"/>
      <w:r w:rsidRPr="00066861">
        <w:rPr>
          <w:rFonts w:ascii="Cambria" w:hAnsi="Cambria"/>
          <w:sz w:val="22"/>
          <w:szCs w:val="22"/>
          <w:rPrChange w:id="284" w:author="jessi_3118@hotmail.com" w:date="2017-09-11T20:05:00Z">
            <w:rPr>
              <w:sz w:val="22"/>
              <w:szCs w:val="22"/>
            </w:rPr>
          </w:rPrChange>
        </w:rPr>
        <w:t>cityLarge.world</w:t>
      </w:r>
      <w:proofErr w:type="spellEnd"/>
      <w:r w:rsidRPr="00066861">
        <w:rPr>
          <w:rFonts w:ascii="Cambria" w:hAnsi="Cambria"/>
          <w:sz w:val="22"/>
          <w:szCs w:val="22"/>
          <w:rPrChange w:id="285" w:author="jessi_3118@hotmail.com" w:date="2017-09-11T20:05:00Z">
            <w:rPr>
              <w:sz w:val="22"/>
              <w:szCs w:val="22"/>
            </w:rPr>
          </w:rPrChange>
        </w:rPr>
        <w:t xml:space="preserve"> tiene el siguiente aspecto:</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xml</w:t>
      </w:r>
      <w:proofErr w:type="spellEnd"/>
      <w:proofErr w:type="gramEnd"/>
      <w:r w:rsidRPr="00DE5741">
        <w:rPr>
          <w:rFonts w:ascii="Consolas" w:eastAsia="Times New Roman" w:hAnsi="Consolas" w:cs="Consolas"/>
          <w:color w:val="24292E"/>
          <w:sz w:val="18"/>
          <w:szCs w:val="18"/>
          <w:lang w:eastAsia="es-ES"/>
        </w:rPr>
        <w:t xml:space="preserve"> </w:t>
      </w:r>
      <w:proofErr w:type="spellStart"/>
      <w:r w:rsidRPr="00DE5741">
        <w:rPr>
          <w:rFonts w:ascii="Consolas" w:eastAsia="Times New Roman" w:hAnsi="Consolas" w:cs="Consolas"/>
          <w:color w:val="24292E"/>
          <w:sz w:val="18"/>
          <w:szCs w:val="18"/>
          <w:lang w:eastAsia="es-ES"/>
        </w:rPr>
        <w:t>version</w:t>
      </w:r>
      <w:proofErr w:type="spellEnd"/>
      <w:r w:rsidRPr="00DE5741">
        <w:rPr>
          <w:rFonts w:ascii="Consolas" w:eastAsia="Times New Roman" w:hAnsi="Consolas" w:cs="Consolas"/>
          <w:color w:val="24292E"/>
          <w:sz w:val="18"/>
          <w:szCs w:val="18"/>
          <w:lang w:eastAsia="es-ES"/>
        </w:rPr>
        <w:t>="1.0" ?&gt;</w:t>
      </w:r>
    </w:p>
    <w:p w:rsidR="009026D3" w:rsidRPr="002B57E6"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Change w:id="286" w:author="jessi_3118@hotmail.com" w:date="2017-09-11T19:59:00Z">
            <w:rPr>
              <w:rFonts w:ascii="Consolas" w:eastAsia="Times New Roman" w:hAnsi="Consolas" w:cs="Consolas"/>
              <w:color w:val="24292E"/>
              <w:sz w:val="18"/>
              <w:szCs w:val="18"/>
              <w:lang w:val="en-GB" w:eastAsia="es-ES"/>
            </w:rPr>
          </w:rPrChange>
        </w:rPr>
      </w:pPr>
      <w:r>
        <w:rPr>
          <w:rFonts w:ascii="Consolas" w:eastAsia="Times New Roman" w:hAnsi="Consolas" w:cs="Consolas"/>
          <w:color w:val="24292E"/>
          <w:sz w:val="18"/>
          <w:szCs w:val="18"/>
          <w:lang w:eastAsia="es-ES"/>
        </w:rPr>
        <w:t xml:space="preserve">  </w:t>
      </w:r>
      <w:r w:rsidRPr="002B57E6">
        <w:rPr>
          <w:rFonts w:ascii="Consolas" w:eastAsia="Times New Roman" w:hAnsi="Consolas" w:cs="Consolas"/>
          <w:color w:val="24292E"/>
          <w:sz w:val="18"/>
          <w:szCs w:val="18"/>
          <w:lang w:eastAsia="es-ES"/>
          <w:rPrChange w:id="287" w:author="jessi_3118@hotmail.com" w:date="2017-09-11T19:59:00Z">
            <w:rPr>
              <w:rFonts w:ascii="Consolas" w:eastAsia="Times New Roman" w:hAnsi="Consolas" w:cs="Consolas"/>
              <w:color w:val="24292E"/>
              <w:sz w:val="18"/>
              <w:szCs w:val="18"/>
              <w:lang w:val="en-GB" w:eastAsia="es-ES"/>
            </w:rPr>
          </w:rPrChange>
        </w:rPr>
        <w:t>&lt;</w:t>
      </w:r>
      <w:proofErr w:type="spellStart"/>
      <w:r w:rsidRPr="002B57E6">
        <w:rPr>
          <w:rFonts w:ascii="Consolas" w:eastAsia="Times New Roman" w:hAnsi="Consolas" w:cs="Consolas"/>
          <w:color w:val="24292E"/>
          <w:sz w:val="18"/>
          <w:szCs w:val="18"/>
          <w:lang w:eastAsia="es-ES"/>
          <w:rPrChange w:id="288" w:author="jessi_3118@hotmail.com" w:date="2017-09-11T19:59:00Z">
            <w:rPr>
              <w:rFonts w:ascii="Consolas" w:eastAsia="Times New Roman" w:hAnsi="Consolas" w:cs="Consolas"/>
              <w:color w:val="24292E"/>
              <w:sz w:val="18"/>
              <w:szCs w:val="18"/>
              <w:lang w:val="en-GB" w:eastAsia="es-ES"/>
            </w:rPr>
          </w:rPrChange>
        </w:rPr>
        <w:t>sdf</w:t>
      </w:r>
      <w:proofErr w:type="spellEnd"/>
      <w:r w:rsidRPr="002B57E6">
        <w:rPr>
          <w:rFonts w:ascii="Consolas" w:eastAsia="Times New Roman" w:hAnsi="Consolas" w:cs="Consolas"/>
          <w:color w:val="24292E"/>
          <w:sz w:val="18"/>
          <w:szCs w:val="18"/>
          <w:lang w:eastAsia="es-ES"/>
          <w:rPrChange w:id="289" w:author="jessi_3118@hotmail.com" w:date="2017-09-11T19:59:00Z">
            <w:rPr>
              <w:rFonts w:ascii="Consolas" w:eastAsia="Times New Roman" w:hAnsi="Consolas" w:cs="Consolas"/>
              <w:color w:val="24292E"/>
              <w:sz w:val="18"/>
              <w:szCs w:val="18"/>
              <w:lang w:val="en-GB" w:eastAsia="es-ES"/>
            </w:rPr>
          </w:rPrChange>
        </w:rPr>
        <w:t xml:space="preserve"> </w:t>
      </w:r>
      <w:proofErr w:type="spellStart"/>
      <w:r w:rsidRPr="002B57E6">
        <w:rPr>
          <w:rFonts w:ascii="Consolas" w:eastAsia="Times New Roman" w:hAnsi="Consolas" w:cs="Consolas"/>
          <w:color w:val="24292E"/>
          <w:sz w:val="18"/>
          <w:szCs w:val="18"/>
          <w:lang w:eastAsia="es-ES"/>
          <w:rPrChange w:id="290" w:author="jessi_3118@hotmail.com" w:date="2017-09-11T19:59:00Z">
            <w:rPr>
              <w:rFonts w:ascii="Consolas" w:eastAsia="Times New Roman" w:hAnsi="Consolas" w:cs="Consolas"/>
              <w:color w:val="24292E"/>
              <w:sz w:val="18"/>
              <w:szCs w:val="18"/>
              <w:lang w:val="en-GB" w:eastAsia="es-ES"/>
            </w:rPr>
          </w:rPrChange>
        </w:rPr>
        <w:t>version</w:t>
      </w:r>
      <w:proofErr w:type="spellEnd"/>
      <w:r w:rsidRPr="002B57E6">
        <w:rPr>
          <w:rFonts w:ascii="Consolas" w:eastAsia="Times New Roman" w:hAnsi="Consolas" w:cs="Consolas"/>
          <w:color w:val="24292E"/>
          <w:sz w:val="18"/>
          <w:szCs w:val="18"/>
          <w:lang w:eastAsia="es-ES"/>
          <w:rPrChange w:id="291" w:author="jessi_3118@hotmail.com" w:date="2017-09-11T19:59:00Z">
            <w:rPr>
              <w:rFonts w:ascii="Consolas" w:eastAsia="Times New Roman" w:hAnsi="Consolas" w:cs="Consolas"/>
              <w:color w:val="24292E"/>
              <w:sz w:val="18"/>
              <w:szCs w:val="18"/>
              <w:lang w:val="en-GB" w:eastAsia="es-ES"/>
            </w:rPr>
          </w:rPrChange>
        </w:rPr>
        <w:t>="1.4"&gt;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2B57E6">
        <w:rPr>
          <w:rFonts w:ascii="Consolas" w:eastAsia="Times New Roman" w:hAnsi="Consolas" w:cs="Consolas"/>
          <w:color w:val="24292E"/>
          <w:sz w:val="18"/>
          <w:szCs w:val="18"/>
          <w:lang w:eastAsia="es-ES"/>
          <w:rPrChange w:id="292" w:author="jessi_3118@hotmail.com" w:date="2017-09-11T19:59:00Z">
            <w:rPr>
              <w:rFonts w:ascii="Consolas" w:eastAsia="Times New Roman" w:hAnsi="Consolas" w:cs="Consolas"/>
              <w:color w:val="24292E"/>
              <w:sz w:val="18"/>
              <w:szCs w:val="18"/>
              <w:lang w:val="en-GB" w:eastAsia="es-ES"/>
            </w:rPr>
          </w:rPrChange>
        </w:rPr>
        <w:t xml:space="preserve">    </w:t>
      </w:r>
      <w:r w:rsidRPr="001E1B65">
        <w:rPr>
          <w:rFonts w:ascii="Consolas" w:eastAsia="Times New Roman" w:hAnsi="Consolas" w:cs="Consolas"/>
          <w:color w:val="24292E"/>
          <w:sz w:val="18"/>
          <w:szCs w:val="18"/>
          <w:lang w:val="en-US" w:eastAsia="es-ES"/>
        </w:rPr>
        <w:t>&lt;world name="</w:t>
      </w:r>
      <w:proofErr w:type="spellStart"/>
      <w:r w:rsidRPr="001E1B65">
        <w:rPr>
          <w:rFonts w:ascii="Consolas" w:eastAsia="Times New Roman" w:hAnsi="Consolas" w:cs="Consolas"/>
          <w:color w:val="24292E"/>
          <w:sz w:val="18"/>
          <w:szCs w:val="18"/>
          <w:lang w:val="en-US" w:eastAsia="es-ES"/>
        </w:rPr>
        <w:t>cityLarge</w:t>
      </w:r>
      <w:proofErr w:type="spellEnd"/>
      <w:r w:rsidRPr="001E1B65">
        <w:rPr>
          <w:rFonts w:ascii="Consolas" w:eastAsia="Times New Roman" w:hAnsi="Consolas" w:cs="Consolas"/>
          <w:color w:val="24292E"/>
          <w:sz w:val="18"/>
          <w:szCs w:val="18"/>
          <w:lang w:val="en-US" w:eastAsia="es-ES"/>
        </w:rPr>
        <w:t>"&gt;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city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&gt;model://cityLarge&lt;/uri&gt;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robots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&gt;model://taxi_holo&lt;/uri&gt;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lastRenderedPageBreak/>
        <w:t xml:space="preserve">        </w:t>
      </w:r>
      <w:r>
        <w:rPr>
          <w:rFonts w:ascii="Consolas" w:eastAsia="Times New Roman" w:hAnsi="Consolas" w:cs="Consolas"/>
          <w:color w:val="24292E"/>
          <w:sz w:val="18"/>
          <w:szCs w:val="18"/>
          <w:lang w:val="en-US" w:eastAsia="es-ES"/>
        </w:rPr>
        <w:t>&lt;pose&gt;0 0 0</w:t>
      </w:r>
      <w:r w:rsidRPr="00DE5741">
        <w:rPr>
          <w:rFonts w:ascii="Consolas" w:eastAsia="Times New Roman" w:hAnsi="Consolas" w:cs="Consolas"/>
          <w:color w:val="24292E"/>
          <w:sz w:val="18"/>
          <w:szCs w:val="18"/>
          <w:lang w:val="en-US" w:eastAsia="es-ES"/>
        </w:rPr>
        <w:t xml:space="preserve"> 0 0 0&lt;/pose&gt;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t xml:space="preserve">      </w:t>
      </w:r>
      <w:r w:rsidRPr="00DE5741">
        <w:rPr>
          <w:rFonts w:ascii="Consolas" w:eastAsia="Times New Roman" w:hAnsi="Consolas" w:cs="Consolas"/>
          <w:color w:val="24292E"/>
          <w:sz w:val="18"/>
          <w:szCs w:val="18"/>
          <w:lang w:val="en-US" w:eastAsia="es-ES"/>
        </w:rPr>
        <w:t>&lt;/include&gt;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t xml:space="preserve">      </w:t>
      </w:r>
      <w:proofErr w:type="gramStart"/>
      <w:r w:rsidRPr="00DE5741">
        <w:rPr>
          <w:rFonts w:ascii="Consolas" w:eastAsia="Times New Roman" w:hAnsi="Consolas" w:cs="Consolas"/>
          <w:color w:val="24292E"/>
          <w:sz w:val="18"/>
          <w:szCs w:val="18"/>
          <w:lang w:val="en-US" w:eastAsia="es-ES"/>
        </w:rPr>
        <w:t>&lt;!--</w:t>
      </w:r>
      <w:proofErr w:type="gramEnd"/>
      <w:r w:rsidRPr="00DE5741">
        <w:rPr>
          <w:rFonts w:ascii="Consolas" w:eastAsia="Times New Roman" w:hAnsi="Consolas" w:cs="Consolas"/>
          <w:color w:val="24292E"/>
          <w:sz w:val="18"/>
          <w:szCs w:val="18"/>
          <w:lang w:val="en-US" w:eastAsia="es-ES"/>
        </w:rPr>
        <w:t xml:space="preserve"> A global light source --&gt;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&lt;include&gt;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w:t>
      </w:r>
      <w:proofErr w:type="spellStart"/>
      <w:r w:rsidRPr="00DE5741">
        <w:rPr>
          <w:rFonts w:ascii="Consolas" w:eastAsia="Times New Roman" w:hAnsi="Consolas" w:cs="Consolas"/>
          <w:color w:val="24292E"/>
          <w:sz w:val="18"/>
          <w:szCs w:val="18"/>
          <w:lang w:val="en-US" w:eastAsia="es-ES"/>
        </w:rPr>
        <w:t>uri</w:t>
      </w:r>
      <w:proofErr w:type="spellEnd"/>
      <w:r w:rsidRPr="00DE5741">
        <w:rPr>
          <w:rFonts w:ascii="Consolas" w:eastAsia="Times New Roman" w:hAnsi="Consolas" w:cs="Consolas"/>
          <w:color w:val="24292E"/>
          <w:sz w:val="18"/>
          <w:szCs w:val="18"/>
          <w:lang w:val="en-US" w:eastAsia="es-ES"/>
        </w:rPr>
        <w:t>&gt;model://sun&lt;/uri&gt;</w:t>
      </w:r>
    </w:p>
    <w:p w:rsidR="009026D3" w:rsidRPr="0036389B"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Change w:id="293" w:author="Usuario" w:date="2017-09-12T17:31:00Z">
            <w:rPr>
              <w:rFonts w:ascii="Consolas" w:eastAsia="Times New Roman" w:hAnsi="Consolas" w:cs="Consolas"/>
              <w:color w:val="24292E"/>
              <w:sz w:val="18"/>
              <w:szCs w:val="18"/>
              <w:lang w:eastAsia="es-ES"/>
            </w:rPr>
          </w:rPrChange>
        </w:rPr>
      </w:pPr>
      <w:r>
        <w:rPr>
          <w:rFonts w:ascii="Consolas" w:eastAsia="Times New Roman" w:hAnsi="Consolas" w:cs="Consolas"/>
          <w:color w:val="24292E"/>
          <w:sz w:val="18"/>
          <w:szCs w:val="18"/>
          <w:lang w:val="en-US" w:eastAsia="es-ES"/>
        </w:rPr>
        <w:t xml:space="preserve">      </w:t>
      </w:r>
      <w:r w:rsidRPr="00DE5741">
        <w:rPr>
          <w:rFonts w:ascii="Consolas" w:eastAsia="Times New Roman" w:hAnsi="Consolas" w:cs="Consolas"/>
          <w:color w:val="24292E"/>
          <w:sz w:val="18"/>
          <w:szCs w:val="18"/>
          <w:lang w:val="en-US" w:eastAsia="es-ES"/>
        </w:rPr>
        <w:t>&lt;/i</w:t>
      </w:r>
      <w:r w:rsidRPr="0036389B">
        <w:rPr>
          <w:rFonts w:ascii="Consolas" w:eastAsia="Times New Roman" w:hAnsi="Consolas" w:cs="Consolas"/>
          <w:color w:val="24292E"/>
          <w:sz w:val="18"/>
          <w:szCs w:val="18"/>
          <w:lang w:val="en-US" w:eastAsia="es-ES"/>
          <w:rPrChange w:id="294" w:author="Usuario" w:date="2017-09-12T17:31:00Z">
            <w:rPr>
              <w:rFonts w:ascii="Consolas" w:eastAsia="Times New Roman" w:hAnsi="Consolas" w:cs="Consolas"/>
              <w:color w:val="24292E"/>
              <w:sz w:val="18"/>
              <w:szCs w:val="18"/>
              <w:lang w:eastAsia="es-ES"/>
            </w:rPr>
          </w:rPrChange>
        </w:rPr>
        <w:t>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36389B">
        <w:rPr>
          <w:rFonts w:ascii="Consolas" w:eastAsia="Times New Roman" w:hAnsi="Consolas" w:cs="Consolas"/>
          <w:color w:val="24292E"/>
          <w:sz w:val="18"/>
          <w:szCs w:val="18"/>
          <w:lang w:val="en-US" w:eastAsia="es-ES"/>
          <w:rPrChange w:id="295" w:author="Usuario" w:date="2017-09-12T17:31:00Z">
            <w:rPr>
              <w:rFonts w:ascii="Consolas" w:eastAsia="Times New Roman" w:hAnsi="Consolas" w:cs="Consolas"/>
              <w:color w:val="24292E"/>
              <w:sz w:val="18"/>
              <w:szCs w:val="18"/>
              <w:lang w:eastAsia="es-ES"/>
            </w:rPr>
          </w:rPrChange>
        </w:rPr>
        <w:t xml:space="preserve">    </w:t>
      </w: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world</w:t>
      </w:r>
      <w:proofErr w:type="spellEnd"/>
      <w:proofErr w:type="gramEnd"/>
      <w:r w:rsidRPr="00DE5741">
        <w:rPr>
          <w:rFonts w:ascii="Consolas" w:eastAsia="Times New Roman" w:hAnsi="Consolas" w:cs="Consolas"/>
          <w:color w:val="24292E"/>
          <w:sz w:val="18"/>
          <w:szCs w:val="18"/>
          <w:lang w:eastAsia="es-ES"/>
        </w:rPr>
        <w:t>&gt;</w:t>
      </w:r>
    </w:p>
    <w:p w:rsidR="009026D3" w:rsidRPr="00154687"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sz w:val="22"/>
          <w:szCs w:val="22"/>
          <w:lang w:val="en-US"/>
        </w:rPr>
      </w:pPr>
      <w:r>
        <w:rPr>
          <w:rFonts w:ascii="Consolas" w:eastAsia="Times New Roman" w:hAnsi="Consolas" w:cs="Consolas"/>
          <w:color w:val="24292E"/>
          <w:sz w:val="18"/>
          <w:szCs w:val="18"/>
          <w:lang w:eastAsia="es-ES"/>
        </w:rPr>
        <w:t xml:space="preserve">  </w:t>
      </w:r>
      <w:r w:rsidRPr="00DE5741">
        <w:rPr>
          <w:rFonts w:ascii="Consolas" w:eastAsia="Times New Roman" w:hAnsi="Consolas" w:cs="Consolas"/>
          <w:color w:val="24292E"/>
          <w:sz w:val="18"/>
          <w:szCs w:val="18"/>
          <w:lang w:eastAsia="es-ES"/>
        </w:rPr>
        <w:t>&lt;/</w:t>
      </w:r>
      <w:proofErr w:type="spellStart"/>
      <w:r w:rsidRPr="00DE5741">
        <w:rPr>
          <w:rFonts w:ascii="Consolas" w:eastAsia="Times New Roman" w:hAnsi="Consolas" w:cs="Consolas"/>
          <w:color w:val="24292E"/>
          <w:sz w:val="18"/>
          <w:szCs w:val="18"/>
          <w:lang w:eastAsia="es-ES"/>
        </w:rPr>
        <w:t>sdf</w:t>
      </w:r>
      <w:proofErr w:type="spellEnd"/>
      <w:r w:rsidRPr="00DE5741">
        <w:rPr>
          <w:rFonts w:ascii="Consolas" w:eastAsia="Times New Roman" w:hAnsi="Consolas" w:cs="Consolas"/>
          <w:color w:val="24292E"/>
          <w:sz w:val="18"/>
          <w:szCs w:val="18"/>
          <w:lang w:eastAsia="es-ES"/>
        </w:rPr>
        <w:t>&gt;</w:t>
      </w:r>
    </w:p>
    <w:p w:rsidR="009026D3" w:rsidRDefault="009026D3" w:rsidP="009026D3">
      <w:pPr>
        <w:pStyle w:val="SubTitulos-TFG"/>
        <w:numPr>
          <w:ilvl w:val="0"/>
          <w:numId w:val="0"/>
        </w:numPr>
        <w:spacing w:line="254" w:lineRule="auto"/>
        <w:ind w:left="660" w:hanging="660"/>
      </w:pPr>
    </w:p>
    <w:p w:rsidR="009026D3" w:rsidDel="007F1B80" w:rsidRDefault="009026D3">
      <w:pPr>
        <w:pStyle w:val="SubSubTitulo"/>
        <w:numPr>
          <w:ilvl w:val="2"/>
          <w:numId w:val="36"/>
        </w:numPr>
        <w:spacing w:line="254" w:lineRule="auto"/>
        <w:rPr>
          <w:del w:id="296" w:author="jessi_3118@hotmail.com" w:date="2017-09-11T20:56:00Z"/>
        </w:rPr>
        <w:pPrChange w:id="297" w:author="jessi_3118@hotmail.com" w:date="2017-09-11T20:48:00Z">
          <w:pPr>
            <w:pStyle w:val="SubSubTitulo"/>
            <w:numPr>
              <w:ilvl w:val="2"/>
              <w:numId w:val="21"/>
            </w:numPr>
            <w:spacing w:line="254" w:lineRule="auto"/>
            <w:ind w:left="720" w:hanging="720"/>
          </w:pPr>
        </w:pPrChange>
      </w:pPr>
      <w:del w:id="298" w:author="jessi_3118@hotmail.com" w:date="2017-09-11T20:56:00Z">
        <w:r w:rsidDel="007F1B80">
          <w:delText>Archivo de configuración</w:delText>
        </w:r>
      </w:del>
    </w:p>
    <w:p w:rsidR="009026D3" w:rsidRPr="00066861" w:rsidDel="007F1B80" w:rsidRDefault="009026D3" w:rsidP="009026D3">
      <w:pPr>
        <w:pStyle w:val="SubTitulos-TFG"/>
        <w:numPr>
          <w:ilvl w:val="0"/>
          <w:numId w:val="0"/>
        </w:numPr>
        <w:spacing w:line="254" w:lineRule="auto"/>
        <w:rPr>
          <w:del w:id="299" w:author="jessi_3118@hotmail.com" w:date="2017-09-11T20:56:00Z"/>
          <w:rFonts w:ascii="Cambria" w:hAnsi="Cambria"/>
          <w:sz w:val="22"/>
          <w:szCs w:val="22"/>
          <w:rPrChange w:id="300" w:author="jessi_3118@hotmail.com" w:date="2017-09-11T20:05:00Z">
            <w:rPr>
              <w:del w:id="301" w:author="jessi_3118@hotmail.com" w:date="2017-09-11T20:56:00Z"/>
              <w:sz w:val="22"/>
              <w:szCs w:val="22"/>
            </w:rPr>
          </w:rPrChange>
        </w:rPr>
      </w:pPr>
      <w:del w:id="302" w:author="jessi_3118@hotmail.com" w:date="2017-09-11T20:56:00Z">
        <w:r w:rsidRPr="00066861" w:rsidDel="007F1B80">
          <w:rPr>
            <w:rFonts w:ascii="Cambria" w:hAnsi="Cambria"/>
            <w:rPrChange w:id="303" w:author="jessi_3118@hotmail.com" w:date="2017-09-11T20:05:00Z">
              <w:rPr/>
            </w:rPrChange>
          </w:rPr>
          <w:delText>En el punto 4.2 hemos mencionado la necesidad de crear un archivo de configuración para que nuestra aplicación pueda comunicarse con gazeboserver. En este fichero se indican los puertos de los plugins que usa el taxi. Este fichero (teleTaxi.cfg) en la práctica tiene el siguiente aspecto.</w:delText>
        </w:r>
      </w:del>
    </w:p>
    <w:p w:rsidR="009026D3" w:rsidRPr="00203249" w:rsidDel="007F1B80" w:rsidRDefault="009026D3" w:rsidP="009026D3">
      <w:pPr>
        <w:pStyle w:val="SubTitulos-TFG"/>
        <w:numPr>
          <w:ilvl w:val="0"/>
          <w:numId w:val="0"/>
        </w:numPr>
        <w:spacing w:line="254" w:lineRule="auto"/>
        <w:rPr>
          <w:del w:id="304" w:author="jessi_3118@hotmail.com" w:date="2017-09-11T20:56:00Z"/>
          <w:sz w:val="22"/>
          <w:szCs w:val="22"/>
        </w:rPr>
      </w:pPr>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05" w:author="jessi_3118@hotmail.com" w:date="2017-09-11T20:56:00Z"/>
          <w:rFonts w:ascii="Consolas" w:eastAsia="Times New Roman" w:hAnsi="Consolas" w:cs="Consolas"/>
          <w:color w:val="24292E"/>
          <w:sz w:val="18"/>
          <w:szCs w:val="18"/>
          <w:lang w:val="en-US" w:eastAsia="es-ES"/>
        </w:rPr>
      </w:pPr>
      <w:del w:id="306" w:author="jessi_3118@hotmail.com" w:date="2017-09-11T20:56:00Z">
        <w:r w:rsidRPr="00B31B21" w:rsidDel="007F1B80">
          <w:rPr>
            <w:rFonts w:ascii="Consolas" w:eastAsia="Times New Roman" w:hAnsi="Consolas" w:cs="Consolas"/>
            <w:color w:val="24292E"/>
            <w:sz w:val="18"/>
            <w:szCs w:val="18"/>
            <w:lang w:val="en-US" w:eastAsia="es-ES"/>
          </w:rPr>
          <w:delText>TeleTaxi.Motors.Proxy = Motors:default -h localhost -p 9999</w:delText>
        </w:r>
      </w:del>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07" w:author="jessi_3118@hotmail.com" w:date="2017-09-11T20:56:00Z"/>
          <w:rFonts w:ascii="Consolas" w:eastAsia="Times New Roman" w:hAnsi="Consolas" w:cs="Consolas"/>
          <w:color w:val="24292E"/>
          <w:sz w:val="18"/>
          <w:szCs w:val="18"/>
          <w:lang w:val="en-US" w:eastAsia="es-ES"/>
        </w:rPr>
      </w:pPr>
      <w:del w:id="308" w:author="jessi_3118@hotmail.com" w:date="2017-09-11T20:56:00Z">
        <w:r w:rsidRPr="00B31B21" w:rsidDel="007F1B80">
          <w:rPr>
            <w:rFonts w:ascii="Consolas" w:eastAsia="Times New Roman" w:hAnsi="Consolas" w:cs="Consolas"/>
            <w:color w:val="24292E"/>
            <w:sz w:val="18"/>
            <w:szCs w:val="18"/>
            <w:lang w:val="en-US" w:eastAsia="es-ES"/>
          </w:rPr>
          <w:delText>TeleTaxi.Pose3D.Proxy = Pose3D:default -h localhost -p 9989</w:delText>
        </w:r>
      </w:del>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09" w:author="jessi_3118@hotmail.com" w:date="2017-09-11T20:56:00Z"/>
          <w:rFonts w:ascii="Consolas" w:eastAsia="Times New Roman" w:hAnsi="Consolas" w:cs="Consolas"/>
          <w:color w:val="24292E"/>
          <w:sz w:val="18"/>
          <w:szCs w:val="18"/>
          <w:lang w:val="en-US" w:eastAsia="es-ES"/>
        </w:rPr>
      </w:pPr>
      <w:del w:id="310" w:author="jessi_3118@hotmail.com" w:date="2017-09-11T20:56:00Z">
        <w:r w:rsidRPr="00B31B21" w:rsidDel="007F1B80">
          <w:rPr>
            <w:rFonts w:ascii="Consolas" w:eastAsia="Times New Roman" w:hAnsi="Consolas" w:cs="Consolas"/>
            <w:color w:val="24292E"/>
            <w:sz w:val="18"/>
            <w:szCs w:val="18"/>
            <w:lang w:val="en-US" w:eastAsia="es-ES"/>
          </w:rPr>
          <w:delText>TeleTaxi.robot=Pioneer</w:delText>
        </w:r>
      </w:del>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11" w:author="jessi_3118@hotmail.com" w:date="2017-09-11T20:56:00Z"/>
          <w:rFonts w:ascii="Consolas" w:eastAsia="Times New Roman" w:hAnsi="Consolas" w:cs="Consolas"/>
          <w:color w:val="24292E"/>
          <w:sz w:val="18"/>
          <w:szCs w:val="18"/>
          <w:lang w:val="en-US" w:eastAsia="es-ES"/>
        </w:rPr>
      </w:pPr>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12" w:author="jessi_3118@hotmail.com" w:date="2017-09-11T20:56:00Z"/>
          <w:rFonts w:ascii="Consolas" w:eastAsia="Times New Roman" w:hAnsi="Consolas" w:cs="Consolas"/>
          <w:color w:val="24292E"/>
          <w:sz w:val="18"/>
          <w:szCs w:val="18"/>
          <w:lang w:val="en-US" w:eastAsia="es-ES"/>
        </w:rPr>
      </w:pPr>
      <w:del w:id="313" w:author="jessi_3118@hotmail.com" w:date="2017-09-11T20:56:00Z">
        <w:r w:rsidRPr="00B31B21" w:rsidDel="007F1B80">
          <w:rPr>
            <w:rFonts w:ascii="Consolas" w:eastAsia="Times New Roman" w:hAnsi="Consolas" w:cs="Consolas"/>
            <w:color w:val="24292E"/>
            <w:sz w:val="18"/>
            <w:szCs w:val="18"/>
            <w:lang w:val="en-US" w:eastAsia="es-ES"/>
          </w:rPr>
          <w:delText>TeleTaxi.Motors.maxV = 50</w:delText>
        </w:r>
      </w:del>
    </w:p>
    <w:p w:rsidR="009026D3" w:rsidRP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14" w:author="jessi_3118@hotmail.com" w:date="2017-09-11T20:56:00Z"/>
          <w:rFonts w:ascii="Consolas" w:eastAsia="Times New Roman" w:hAnsi="Consolas" w:cs="Consolas"/>
          <w:color w:val="24292E"/>
          <w:sz w:val="18"/>
          <w:szCs w:val="18"/>
          <w:lang w:eastAsia="es-ES"/>
        </w:rPr>
      </w:pPr>
      <w:del w:id="315" w:author="jessi_3118@hotmail.com" w:date="2017-09-11T20:56:00Z">
        <w:r w:rsidRPr="009026D3" w:rsidDel="007F1B80">
          <w:rPr>
            <w:rFonts w:ascii="Consolas" w:eastAsia="Times New Roman" w:hAnsi="Consolas" w:cs="Consolas"/>
            <w:color w:val="24292E"/>
            <w:sz w:val="18"/>
            <w:szCs w:val="18"/>
            <w:lang w:eastAsia="es-ES"/>
          </w:rPr>
          <w:delText>TeleTaxi.Motors.maxW = 20</w:delText>
        </w:r>
      </w:del>
    </w:p>
    <w:p w:rsidR="009026D3" w:rsidRP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del w:id="316" w:author="jessi_3118@hotmail.com" w:date="2017-09-11T20:56:00Z"/>
          <w:rFonts w:ascii="Consolas" w:eastAsia="Times New Roman" w:hAnsi="Consolas" w:cs="Consolas"/>
          <w:color w:val="24292E"/>
          <w:sz w:val="18"/>
          <w:szCs w:val="18"/>
          <w:lang w:eastAsia="es-ES"/>
        </w:rPr>
      </w:pPr>
    </w:p>
    <w:p w:rsidR="009026D3" w:rsidRPr="009026D3" w:rsidDel="007F1B80" w:rsidRDefault="009026D3" w:rsidP="009026D3">
      <w:pPr>
        <w:pStyle w:val="SubTitulos-TFG"/>
        <w:numPr>
          <w:ilvl w:val="0"/>
          <w:numId w:val="0"/>
        </w:numPr>
        <w:spacing w:line="254" w:lineRule="auto"/>
        <w:ind w:left="660" w:hanging="660"/>
        <w:rPr>
          <w:del w:id="317" w:author="jessi_3118@hotmail.com" w:date="2017-09-11T20:56:00Z"/>
        </w:rPr>
      </w:pPr>
    </w:p>
    <w:p w:rsidR="009026D3" w:rsidRPr="00066861" w:rsidDel="007F1B80" w:rsidRDefault="009026D3" w:rsidP="009026D3">
      <w:pPr>
        <w:pStyle w:val="SubTitulos-TFG"/>
        <w:numPr>
          <w:ilvl w:val="0"/>
          <w:numId w:val="0"/>
        </w:numPr>
        <w:spacing w:line="254" w:lineRule="auto"/>
        <w:rPr>
          <w:del w:id="318" w:author="jessi_3118@hotmail.com" w:date="2017-09-11T20:56:00Z"/>
          <w:rFonts w:ascii="Cambria" w:hAnsi="Cambria"/>
          <w:sz w:val="22"/>
          <w:szCs w:val="22"/>
          <w:rPrChange w:id="319" w:author="jessi_3118@hotmail.com" w:date="2017-09-11T20:05:00Z">
            <w:rPr>
              <w:del w:id="320" w:author="jessi_3118@hotmail.com" w:date="2017-09-11T20:56:00Z"/>
              <w:sz w:val="22"/>
              <w:szCs w:val="22"/>
            </w:rPr>
          </w:rPrChange>
        </w:rPr>
      </w:pPr>
      <w:del w:id="321" w:author="jessi_3118@hotmail.com" w:date="2017-09-11T20:56:00Z">
        <w:r w:rsidRPr="00066861" w:rsidDel="007F1B80">
          <w:rPr>
            <w:rFonts w:ascii="Cambria" w:hAnsi="Cambria"/>
            <w:rPrChange w:id="322" w:author="jessi_3118@hotmail.com" w:date="2017-09-11T20:05:00Z">
              <w:rPr/>
            </w:rPrChange>
          </w:rPr>
          <w:delText>Podemos ver que, en el caso de nuestro taxi, los motores emplean el Puerto 9999, mientras que la pose3d emplea el Puerto 9989. Además, se puede ver en este archivo que se indica al robot la velocidad máxima de tracción y de rotación.</w:delText>
        </w:r>
      </w:del>
    </w:p>
    <w:p w:rsidR="009026D3" w:rsidRDefault="009026D3" w:rsidP="009026D3">
      <w:pPr>
        <w:pStyle w:val="SubTitulos-TFG"/>
        <w:numPr>
          <w:ilvl w:val="0"/>
          <w:numId w:val="0"/>
        </w:numPr>
        <w:spacing w:line="254" w:lineRule="auto"/>
        <w:ind w:left="660" w:hanging="660"/>
      </w:pPr>
    </w:p>
    <w:p w:rsidR="006F2F05" w:rsidRPr="006F2F05" w:rsidRDefault="006F2F05" w:rsidP="006F2F05">
      <w:pPr>
        <w:pStyle w:val="Prrafodelista"/>
        <w:numPr>
          <w:ilvl w:val="0"/>
          <w:numId w:val="1"/>
        </w:numPr>
        <w:jc w:val="both"/>
        <w:rPr>
          <w:ins w:id="323"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4"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5"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6" w:author="jessi_3118@hotmail.com" w:date="2017-09-11T20:57:00Z"/>
          <w:rFonts w:ascii="CMBX12" w:hAnsi="CMBX12" w:cs="CMBX12"/>
          <w:vanish/>
          <w:sz w:val="34"/>
          <w:szCs w:val="34"/>
        </w:rPr>
      </w:pPr>
    </w:p>
    <w:p w:rsidR="006F2F05" w:rsidRPr="006F2F05" w:rsidRDefault="006F2F05" w:rsidP="006F2F05">
      <w:pPr>
        <w:pStyle w:val="Prrafodelista"/>
        <w:numPr>
          <w:ilvl w:val="1"/>
          <w:numId w:val="1"/>
        </w:numPr>
        <w:jc w:val="both"/>
        <w:rPr>
          <w:ins w:id="327" w:author="jessi_3118@hotmail.com" w:date="2017-09-11T20:57:00Z"/>
          <w:rFonts w:ascii="CMBX12" w:hAnsi="CMBX12" w:cs="CMBX12"/>
          <w:vanish/>
          <w:sz w:val="34"/>
          <w:szCs w:val="34"/>
        </w:rPr>
      </w:pPr>
    </w:p>
    <w:p w:rsidR="006F2F05" w:rsidRPr="006F2F05" w:rsidRDefault="006F2F05" w:rsidP="006F2F05">
      <w:pPr>
        <w:pStyle w:val="Prrafodelista"/>
        <w:numPr>
          <w:ilvl w:val="1"/>
          <w:numId w:val="1"/>
        </w:numPr>
        <w:jc w:val="both"/>
        <w:rPr>
          <w:ins w:id="328" w:author="jessi_3118@hotmail.com" w:date="2017-09-11T20:57:00Z"/>
          <w:rFonts w:ascii="CMBX12" w:hAnsi="CMBX12" w:cs="CMBX12"/>
          <w:vanish/>
          <w:sz w:val="34"/>
          <w:szCs w:val="34"/>
        </w:rPr>
      </w:pPr>
    </w:p>
    <w:p w:rsidR="009026D3" w:rsidRDefault="00F37DB0">
      <w:pPr>
        <w:pStyle w:val="SubTitulos-TFG"/>
        <w:rPr>
          <w:ins w:id="329" w:author="jessi_3118@hotmail.com" w:date="2017-09-11T20:40:00Z"/>
        </w:rPr>
        <w:pPrChange w:id="330" w:author="jessi_3118@hotmail.com" w:date="2017-09-11T20:57:00Z">
          <w:pPr>
            <w:pStyle w:val="SubTitulos-TFG"/>
            <w:numPr>
              <w:ilvl w:val="0"/>
              <w:numId w:val="0"/>
            </w:numPr>
            <w:spacing w:line="254" w:lineRule="auto"/>
            <w:ind w:left="0" w:firstLine="0"/>
          </w:pPr>
        </w:pPrChange>
      </w:pPr>
      <w:ins w:id="331" w:author="jessi_3118@hotmail.com" w:date="2017-09-11T20:39:00Z">
        <w:r w:rsidRPr="00F37DB0">
          <w:t>Componente Acad</w:t>
        </w:r>
      </w:ins>
      <w:ins w:id="332" w:author="jessi_3118@hotmail.com" w:date="2017-09-11T20:40:00Z">
        <w:r w:rsidRPr="00F37DB0">
          <w:t>émico</w:t>
        </w:r>
      </w:ins>
    </w:p>
    <w:p w:rsidR="00F37DB0" w:rsidRDefault="00F37DB0">
      <w:pPr>
        <w:pStyle w:val="SubTitulos-TFG"/>
        <w:numPr>
          <w:ilvl w:val="0"/>
          <w:numId w:val="0"/>
        </w:numPr>
        <w:rPr>
          <w:ins w:id="333" w:author="jessi_3118@hotmail.com" w:date="2017-09-11T20:57:00Z"/>
        </w:rPr>
        <w:pPrChange w:id="334" w:author="jessi_3118@hotmail.com" w:date="2017-09-11T20:40:00Z">
          <w:pPr>
            <w:pStyle w:val="SubTitulos-TFG"/>
            <w:numPr>
              <w:ilvl w:val="0"/>
              <w:numId w:val="0"/>
            </w:numPr>
            <w:spacing w:line="254" w:lineRule="auto"/>
            <w:ind w:left="0" w:firstLine="0"/>
          </w:pPr>
        </w:pPrChange>
      </w:pPr>
    </w:p>
    <w:p w:rsidR="00F739F8" w:rsidRPr="00BE1CA5" w:rsidRDefault="00F739F8">
      <w:pPr>
        <w:autoSpaceDE w:val="0"/>
        <w:autoSpaceDN w:val="0"/>
        <w:adjustRightInd w:val="0"/>
        <w:spacing w:after="0" w:line="240" w:lineRule="auto"/>
        <w:jc w:val="both"/>
        <w:rPr>
          <w:ins w:id="335" w:author="Usuario" w:date="2017-09-12T17:31:00Z"/>
          <w:rFonts w:ascii="Cambria" w:hAnsi="Cambria"/>
          <w:rPrChange w:id="336" w:author="Usuario" w:date="2017-09-12T20:52:00Z">
            <w:rPr>
              <w:ins w:id="337" w:author="Usuario" w:date="2017-09-12T17:31:00Z"/>
              <w:rFonts w:ascii="Cambria" w:hAnsi="Cambria" w:cs="DejaVuSans"/>
              <w:color w:val="FF0000"/>
            </w:rPr>
          </w:rPrChange>
        </w:rPr>
        <w:pPrChange w:id="338" w:author="jessi_3118@hotmail.com" w:date="2017-09-11T20:59:00Z">
          <w:pPr>
            <w:pStyle w:val="SubTitulos-TFG"/>
            <w:numPr>
              <w:ilvl w:val="0"/>
              <w:numId w:val="0"/>
            </w:numPr>
            <w:spacing w:line="254" w:lineRule="auto"/>
            <w:ind w:left="0" w:firstLine="0"/>
          </w:pPr>
        </w:pPrChange>
      </w:pPr>
      <w:ins w:id="339" w:author="jessi_3118@hotmail.com" w:date="2017-09-11T20:58:00Z">
        <w:r w:rsidRPr="00BE1CA5">
          <w:rPr>
            <w:rFonts w:ascii="Cambria" w:hAnsi="Cambria"/>
            <w:rPrChange w:id="340" w:author="Usuario" w:date="2017-09-12T20:52:00Z">
              <w:rPr>
                <w:rFonts w:ascii="DejaVuSans" w:hAnsi="DejaVuSans" w:cs="DejaVuSans"/>
                <w:color w:val="FF0000"/>
              </w:rPr>
            </w:rPrChange>
          </w:rPr>
          <w:t>El componente académico</w:t>
        </w:r>
      </w:ins>
      <w:ins w:id="341" w:author="jessi_3118@hotmail.com" w:date="2017-09-11T20:57:00Z">
        <w:r w:rsidRPr="00BE1CA5">
          <w:rPr>
            <w:rFonts w:ascii="Cambria" w:hAnsi="Cambria"/>
            <w:rPrChange w:id="342" w:author="Usuario" w:date="2017-09-12T20:52:00Z">
              <w:rPr>
                <w:rFonts w:ascii="DejaVuSans" w:hAnsi="DejaVuSans" w:cs="DejaVuSans"/>
                <w:color w:val="FF0000"/>
              </w:rPr>
            </w:rPrChange>
          </w:rPr>
          <w:t xml:space="preserve"> resuelve varias</w:t>
        </w:r>
      </w:ins>
      <w:ins w:id="343" w:author="jessi_3118@hotmail.com" w:date="2017-09-11T20:58:00Z">
        <w:r w:rsidRPr="00BE1CA5">
          <w:rPr>
            <w:rFonts w:ascii="Cambria" w:hAnsi="Cambria"/>
            <w:rPrChange w:id="344" w:author="Usuario" w:date="2017-09-12T20:52:00Z">
              <w:rPr>
                <w:rFonts w:ascii="DejaVuSans" w:hAnsi="DejaVuSans" w:cs="DejaVuSans"/>
                <w:color w:val="FF0000"/>
              </w:rPr>
            </w:rPrChange>
          </w:rPr>
          <w:t xml:space="preserve"> funcionalidades</w:t>
        </w:r>
      </w:ins>
      <w:ins w:id="345" w:author="jessi_3118@hotmail.com" w:date="2017-09-11T20:57:00Z">
        <w:r w:rsidRPr="00BE1CA5">
          <w:rPr>
            <w:rFonts w:ascii="Cambria" w:hAnsi="Cambria"/>
            <w:rPrChange w:id="346" w:author="Usuario" w:date="2017-09-12T20:52:00Z">
              <w:rPr>
                <w:rFonts w:ascii="DejaVuSans" w:hAnsi="DejaVuSans" w:cs="DejaVuSans"/>
                <w:color w:val="FF0000"/>
              </w:rPr>
            </w:rPrChange>
          </w:rPr>
          <w:t>: ofrece una interfaz gráfica al</w:t>
        </w:r>
      </w:ins>
      <w:ins w:id="347" w:author="jessi_3118@hotmail.com" w:date="2017-09-11T20:58:00Z">
        <w:r w:rsidRPr="00BE1CA5">
          <w:rPr>
            <w:rFonts w:ascii="Cambria" w:hAnsi="Cambria"/>
            <w:rPrChange w:id="348" w:author="Usuario" w:date="2017-09-12T20:52:00Z">
              <w:rPr>
                <w:rFonts w:ascii="DejaVuSans" w:hAnsi="DejaVuSans" w:cs="DejaVuSans"/>
                <w:color w:val="FF0000"/>
              </w:rPr>
            </w:rPrChange>
          </w:rPr>
          <w:t xml:space="preserve"> </w:t>
        </w:r>
      </w:ins>
      <w:ins w:id="349" w:author="jessi_3118@hotmail.com" w:date="2017-09-11T20:57:00Z">
        <w:r w:rsidRPr="00BE1CA5">
          <w:rPr>
            <w:rFonts w:ascii="Cambria" w:hAnsi="Cambria"/>
            <w:rPrChange w:id="350" w:author="Usuario" w:date="2017-09-12T20:52:00Z">
              <w:rPr>
                <w:rFonts w:ascii="DejaVuSans" w:hAnsi="DejaVuSans" w:cs="DejaVuSans"/>
                <w:color w:val="FF0000"/>
              </w:rPr>
            </w:rPrChange>
          </w:rPr>
          <w:t>usuario/estudiante, que le ayuda a depurar su</w:t>
        </w:r>
      </w:ins>
      <w:ins w:id="351" w:author="jessi_3118@hotmail.com" w:date="2017-09-11T20:58:00Z">
        <w:r w:rsidRPr="00BE1CA5">
          <w:rPr>
            <w:rFonts w:ascii="Cambria" w:hAnsi="Cambria"/>
            <w:rPrChange w:id="352" w:author="Usuario" w:date="2017-09-12T20:52:00Z">
              <w:rPr>
                <w:rFonts w:ascii="DejaVuSans" w:hAnsi="DejaVuSans" w:cs="DejaVuSans"/>
                <w:color w:val="FF0000"/>
              </w:rPr>
            </w:rPrChange>
          </w:rPr>
          <w:t xml:space="preserve"> </w:t>
        </w:r>
      </w:ins>
      <w:ins w:id="353" w:author="jessi_3118@hotmail.com" w:date="2017-09-11T20:57:00Z">
        <w:r w:rsidRPr="00BE1CA5">
          <w:rPr>
            <w:rFonts w:ascii="Cambria" w:hAnsi="Cambria"/>
            <w:rPrChange w:id="354" w:author="Usuario" w:date="2017-09-12T20:52:00Z">
              <w:rPr>
                <w:rFonts w:ascii="DejaVuSans" w:hAnsi="DejaVuSans" w:cs="DejaVuSans"/>
                <w:color w:val="FF0000"/>
              </w:rPr>
            </w:rPrChange>
          </w:rPr>
          <w:t>código; ofrece acceso a sensores y actuadores</w:t>
        </w:r>
      </w:ins>
      <w:ins w:id="355" w:author="jessi_3118@hotmail.com" w:date="2017-09-11T20:58:00Z">
        <w:r w:rsidRPr="00BE1CA5">
          <w:rPr>
            <w:rFonts w:ascii="Cambria" w:hAnsi="Cambria"/>
            <w:rPrChange w:id="356" w:author="Usuario" w:date="2017-09-12T20:52:00Z">
              <w:rPr>
                <w:rFonts w:ascii="DejaVuSans" w:hAnsi="DejaVuSans" w:cs="DejaVuSans"/>
                <w:color w:val="FF0000"/>
              </w:rPr>
            </w:rPrChange>
          </w:rPr>
          <w:t xml:space="preserve"> </w:t>
        </w:r>
      </w:ins>
      <w:ins w:id="357" w:author="jessi_3118@hotmail.com" w:date="2017-09-11T20:57:00Z">
        <w:r w:rsidRPr="00BE1CA5">
          <w:rPr>
            <w:rFonts w:ascii="Cambria" w:hAnsi="Cambria"/>
            <w:rPrChange w:id="358" w:author="Usuario" w:date="2017-09-12T20:52:00Z">
              <w:rPr>
                <w:rFonts w:ascii="DejaVuSans" w:hAnsi="DejaVuSans" w:cs="DejaVuSans"/>
                <w:color w:val="FF0000"/>
              </w:rPr>
            </w:rPrChange>
          </w:rPr>
          <w:t>en forma de métodos simples (oculta el middleware</w:t>
        </w:r>
      </w:ins>
      <w:ins w:id="359" w:author="jessi_3118@hotmail.com" w:date="2017-09-11T20:59:00Z">
        <w:r w:rsidRPr="00BE1CA5">
          <w:rPr>
            <w:rFonts w:ascii="Cambria" w:hAnsi="Cambria"/>
            <w:rPrChange w:id="360" w:author="Usuario" w:date="2017-09-12T20:52:00Z">
              <w:rPr>
                <w:rFonts w:ascii="DejaVuSans" w:hAnsi="DejaVuSans" w:cs="DejaVuSans"/>
                <w:color w:val="FF0000"/>
              </w:rPr>
            </w:rPrChange>
          </w:rPr>
          <w:t xml:space="preserve"> </w:t>
        </w:r>
      </w:ins>
      <w:ins w:id="361" w:author="jessi_3118@hotmail.com" w:date="2017-09-11T20:57:00Z">
        <w:r w:rsidRPr="00BE1CA5">
          <w:rPr>
            <w:rFonts w:ascii="Cambria" w:hAnsi="Cambria"/>
            <w:rPrChange w:id="362" w:author="Usuario" w:date="2017-09-12T20:52:00Z">
              <w:rPr>
                <w:rFonts w:ascii="DejaVuSans" w:hAnsi="DejaVuSans" w:cs="DejaVuSans"/>
                <w:color w:val="FF0000"/>
              </w:rPr>
            </w:rPrChange>
          </w:rPr>
          <w:t>de comunicaciones); incluye código auxiliar que</w:t>
        </w:r>
      </w:ins>
      <w:ins w:id="363" w:author="jessi_3118@hotmail.com" w:date="2017-09-11T20:59:00Z">
        <w:r w:rsidRPr="00BE1CA5">
          <w:rPr>
            <w:rFonts w:ascii="Cambria" w:hAnsi="Cambria"/>
            <w:rPrChange w:id="364" w:author="Usuario" w:date="2017-09-12T20:52:00Z">
              <w:rPr>
                <w:rFonts w:ascii="DejaVuSans" w:hAnsi="DejaVuSans" w:cs="DejaVuSans"/>
                <w:color w:val="FF0000"/>
              </w:rPr>
            </w:rPrChange>
          </w:rPr>
          <w:t xml:space="preserve"> </w:t>
        </w:r>
      </w:ins>
      <w:ins w:id="365" w:author="jessi_3118@hotmail.com" w:date="2017-09-11T20:57:00Z">
        <w:r w:rsidRPr="00BE1CA5">
          <w:rPr>
            <w:rFonts w:ascii="Cambria" w:hAnsi="Cambria"/>
            <w:rPrChange w:id="366" w:author="Usuario" w:date="2017-09-12T20:52:00Z">
              <w:rPr>
                <w:rFonts w:ascii="DejaVuSans" w:hAnsi="DejaVuSans" w:cs="DejaVuSans"/>
                <w:color w:val="FF0000"/>
              </w:rPr>
            </w:rPrChange>
          </w:rPr>
          <w:t>no es el foco del algoritmo y que ayuda a programar</w:t>
        </w:r>
      </w:ins>
      <w:ins w:id="367" w:author="jessi_3118@hotmail.com" w:date="2017-09-11T20:59:00Z">
        <w:r w:rsidR="009373C0" w:rsidRPr="00BE1CA5">
          <w:rPr>
            <w:rFonts w:ascii="Cambria" w:hAnsi="Cambria"/>
            <w:rPrChange w:id="368" w:author="Usuario" w:date="2017-09-12T20:52:00Z">
              <w:rPr>
                <w:rFonts w:ascii="Cambria" w:hAnsi="Cambria" w:cs="DejaVuSans"/>
                <w:color w:val="FF0000"/>
              </w:rPr>
            </w:rPrChange>
          </w:rPr>
          <w:t xml:space="preserve"> </w:t>
        </w:r>
      </w:ins>
      <w:ins w:id="369" w:author="jessi_3118@hotmail.com" w:date="2017-09-11T20:57:00Z">
        <w:r w:rsidRPr="00BE1CA5">
          <w:rPr>
            <w:rFonts w:ascii="Cambria" w:hAnsi="Cambria"/>
            <w:rPrChange w:id="370" w:author="Usuario" w:date="2017-09-12T20:52:00Z">
              <w:rPr>
                <w:rFonts w:ascii="DejaVuSans" w:hAnsi="DejaVuSans" w:cs="DejaVuSans"/>
                <w:color w:val="FF0000"/>
              </w:rPr>
            </w:rPrChange>
          </w:rPr>
          <w:t>la solución.</w:t>
        </w:r>
      </w:ins>
      <w:ins w:id="371" w:author="jessi_3118@hotmail.com" w:date="2017-09-11T20:59:00Z">
        <w:r w:rsidRPr="00BE1CA5">
          <w:rPr>
            <w:rFonts w:ascii="Cambria" w:hAnsi="Cambria"/>
            <w:rPrChange w:id="372" w:author="Usuario" w:date="2017-09-12T20:52:00Z">
              <w:rPr>
                <w:rFonts w:ascii="DejaVuSans" w:hAnsi="DejaVuSans" w:cs="DejaVuSans"/>
                <w:color w:val="FF0000"/>
              </w:rPr>
            </w:rPrChange>
          </w:rPr>
          <w:t xml:space="preserve"> </w:t>
        </w:r>
      </w:ins>
      <w:ins w:id="373" w:author="jessi_3118@hotmail.com" w:date="2017-09-11T20:57:00Z">
        <w:r w:rsidRPr="00BE1CA5">
          <w:rPr>
            <w:rFonts w:ascii="Cambria" w:hAnsi="Cambria"/>
            <w:rPrChange w:id="374" w:author="Usuario" w:date="2017-09-12T20:52:00Z">
              <w:rPr>
                <w:rFonts w:ascii="DejaVuSans" w:hAnsi="DejaVuSans" w:cs="DejaVuSans"/>
                <w:color w:val="FF0000"/>
              </w:rPr>
            </w:rPrChange>
          </w:rPr>
          <w:t>Lo deja todo atado para que el estudiante sólo tenga</w:t>
        </w:r>
      </w:ins>
      <w:ins w:id="375" w:author="jessi_3118@hotmail.com" w:date="2017-09-11T20:59:00Z">
        <w:r w:rsidRPr="00BE1CA5">
          <w:rPr>
            <w:rFonts w:ascii="Cambria" w:hAnsi="Cambria"/>
            <w:rPrChange w:id="376" w:author="Usuario" w:date="2017-09-12T20:52:00Z">
              <w:rPr>
                <w:rFonts w:ascii="DejaVuSans" w:hAnsi="DejaVuSans" w:cs="DejaVuSans"/>
                <w:color w:val="FF0000"/>
              </w:rPr>
            </w:rPrChange>
          </w:rPr>
          <w:t xml:space="preserve"> </w:t>
        </w:r>
      </w:ins>
      <w:ins w:id="377" w:author="jessi_3118@hotmail.com" w:date="2017-09-11T20:57:00Z">
        <w:r w:rsidRPr="00BE1CA5">
          <w:rPr>
            <w:rFonts w:ascii="Cambria" w:hAnsi="Cambria"/>
            <w:rPrChange w:id="378" w:author="Usuario" w:date="2017-09-12T20:52:00Z">
              <w:rPr>
                <w:rFonts w:ascii="DejaVuSans" w:hAnsi="DejaVuSans" w:cs="DejaVuSans"/>
                <w:color w:val="FF0000"/>
              </w:rPr>
            </w:rPrChange>
          </w:rPr>
          <w:t>que retocar en MyAlgorithm.py.</w:t>
        </w:r>
      </w:ins>
    </w:p>
    <w:p w:rsidR="0036389B" w:rsidRPr="00BE1CA5" w:rsidRDefault="0036389B">
      <w:pPr>
        <w:autoSpaceDE w:val="0"/>
        <w:autoSpaceDN w:val="0"/>
        <w:adjustRightInd w:val="0"/>
        <w:spacing w:after="0" w:line="240" w:lineRule="auto"/>
        <w:jc w:val="both"/>
        <w:rPr>
          <w:ins w:id="379" w:author="Usuario" w:date="2017-09-12T17:31:00Z"/>
          <w:rFonts w:ascii="Cambria" w:hAnsi="Cambria"/>
          <w:rPrChange w:id="380" w:author="Usuario" w:date="2017-09-12T20:52:00Z">
            <w:rPr>
              <w:ins w:id="381" w:author="Usuario" w:date="2017-09-12T17:31:00Z"/>
              <w:rFonts w:ascii="Cambria" w:hAnsi="Cambria" w:cs="DejaVuSans"/>
              <w:color w:val="FF0000"/>
            </w:rPr>
          </w:rPrChange>
        </w:rPr>
        <w:pPrChange w:id="382" w:author="jessi_3118@hotmail.com" w:date="2017-09-11T20:59:00Z">
          <w:pPr>
            <w:pStyle w:val="SubTitulos-TFG"/>
            <w:numPr>
              <w:ilvl w:val="0"/>
              <w:numId w:val="0"/>
            </w:numPr>
            <w:spacing w:line="254" w:lineRule="auto"/>
            <w:ind w:left="0" w:firstLine="0"/>
          </w:pPr>
        </w:pPrChange>
      </w:pPr>
    </w:p>
    <w:p w:rsidR="0036389B" w:rsidRPr="00BE1CA5" w:rsidRDefault="0036389B">
      <w:pPr>
        <w:autoSpaceDE w:val="0"/>
        <w:autoSpaceDN w:val="0"/>
        <w:adjustRightInd w:val="0"/>
        <w:spacing w:after="0" w:line="240" w:lineRule="auto"/>
        <w:jc w:val="both"/>
        <w:rPr>
          <w:ins w:id="383" w:author="Usuario" w:date="2017-09-12T17:33:00Z"/>
          <w:rFonts w:ascii="Cambria" w:hAnsi="Cambria"/>
          <w:rPrChange w:id="384" w:author="Usuario" w:date="2017-09-12T20:52:00Z">
            <w:rPr>
              <w:ins w:id="385" w:author="Usuario" w:date="2017-09-12T17:33:00Z"/>
              <w:rFonts w:ascii="Cambria" w:hAnsi="Cambria" w:cs="DejaVuSans"/>
              <w:color w:val="FF0000"/>
            </w:rPr>
          </w:rPrChange>
        </w:rPr>
        <w:pPrChange w:id="386" w:author="jessi_3118@hotmail.com" w:date="2017-09-11T20:59:00Z">
          <w:pPr>
            <w:pStyle w:val="SubTitulos-TFG"/>
            <w:numPr>
              <w:ilvl w:val="0"/>
              <w:numId w:val="0"/>
            </w:numPr>
            <w:spacing w:line="254" w:lineRule="auto"/>
            <w:ind w:left="0" w:firstLine="0"/>
          </w:pPr>
        </w:pPrChange>
      </w:pPr>
      <w:ins w:id="387" w:author="Usuario" w:date="2017-09-12T17:32:00Z">
        <w:r w:rsidRPr="00BE1CA5">
          <w:rPr>
            <w:rFonts w:ascii="Cambria" w:hAnsi="Cambria"/>
            <w:rPrChange w:id="388" w:author="Usuario" w:date="2017-09-12T20:52:00Z">
              <w:rPr>
                <w:rFonts w:ascii="Cambria" w:hAnsi="Cambria" w:cs="DejaVuSans"/>
                <w:color w:val="FF0000"/>
              </w:rPr>
            </w:rPrChange>
          </w:rPr>
          <w:t>Este componente ofrece al programador del algoritmo un API de sensores y actuadores</w:t>
        </w:r>
      </w:ins>
      <w:ins w:id="389" w:author="Usuario" w:date="2017-09-12T17:33:00Z">
        <w:r w:rsidRPr="00BE1CA5">
          <w:rPr>
            <w:rFonts w:ascii="Cambria" w:hAnsi="Cambria"/>
            <w:rPrChange w:id="390" w:author="Usuario" w:date="2017-09-12T20:52:00Z">
              <w:rPr>
                <w:rFonts w:ascii="Cambria" w:hAnsi="Cambria" w:cs="DejaVuSans"/>
                <w:color w:val="FF0000"/>
              </w:rPr>
            </w:rPrChange>
          </w:rPr>
          <w:t>. A continuación se puede ver el API concreto de esta práctica:</w:t>
        </w:r>
      </w:ins>
    </w:p>
    <w:p w:rsidR="0036389B" w:rsidRDefault="0036389B">
      <w:pPr>
        <w:autoSpaceDE w:val="0"/>
        <w:autoSpaceDN w:val="0"/>
        <w:adjustRightInd w:val="0"/>
        <w:spacing w:after="0" w:line="240" w:lineRule="auto"/>
        <w:jc w:val="both"/>
        <w:rPr>
          <w:ins w:id="391" w:author="Usuario" w:date="2017-09-12T17:33:00Z"/>
          <w:rFonts w:ascii="Cambria" w:hAnsi="Cambria" w:cs="DejaVuSans"/>
          <w:color w:val="FF0000"/>
        </w:rPr>
        <w:pPrChange w:id="392" w:author="jessi_3118@hotmail.com" w:date="2017-09-11T20:59:00Z">
          <w:pPr>
            <w:pStyle w:val="SubTitulos-TFG"/>
            <w:numPr>
              <w:ilvl w:val="0"/>
              <w:numId w:val="0"/>
            </w:numPr>
            <w:spacing w:line="254" w:lineRule="auto"/>
            <w:ind w:left="0" w:firstLine="0"/>
          </w:pPr>
        </w:pPrChange>
      </w:pPr>
    </w:p>
    <w:p w:rsidR="0036389B" w:rsidRPr="00BE1CA5" w:rsidRDefault="00DA15A1">
      <w:pPr>
        <w:pStyle w:val="Prrafodelista"/>
        <w:numPr>
          <w:ilvl w:val="0"/>
          <w:numId w:val="39"/>
        </w:numPr>
        <w:autoSpaceDE w:val="0"/>
        <w:autoSpaceDN w:val="0"/>
        <w:adjustRightInd w:val="0"/>
        <w:spacing w:after="0" w:line="240" w:lineRule="auto"/>
        <w:jc w:val="both"/>
        <w:rPr>
          <w:ins w:id="393" w:author="Usuario" w:date="2017-09-12T17:40:00Z"/>
          <w:rFonts w:ascii="Cambria" w:hAnsi="Cambria"/>
          <w:rPrChange w:id="394" w:author="Usuario" w:date="2017-09-12T20:52:00Z">
            <w:rPr>
              <w:ins w:id="395" w:author="Usuario" w:date="2017-09-12T17:40:00Z"/>
              <w:rFonts w:ascii="Cambria" w:hAnsi="Cambria" w:cs="DejaVuSans"/>
              <w:color w:val="FF0000"/>
            </w:rPr>
          </w:rPrChange>
        </w:rPr>
        <w:pPrChange w:id="396" w:author="Usuario" w:date="2017-09-12T17:38:00Z">
          <w:pPr>
            <w:pStyle w:val="SubTitulos-TFG"/>
            <w:numPr>
              <w:ilvl w:val="0"/>
              <w:numId w:val="0"/>
            </w:numPr>
            <w:spacing w:line="254" w:lineRule="auto"/>
            <w:ind w:left="0" w:firstLine="0"/>
          </w:pPr>
        </w:pPrChange>
      </w:pPr>
      <w:proofErr w:type="spellStart"/>
      <w:proofErr w:type="gramStart"/>
      <w:ins w:id="397" w:author="Usuario" w:date="2017-09-12T17:39:00Z">
        <w:r w:rsidRPr="00BE1CA5">
          <w:rPr>
            <w:rFonts w:ascii="Cambria" w:hAnsi="Cambria"/>
            <w:rPrChange w:id="398" w:author="Usuario" w:date="2017-09-12T20:53:00Z">
              <w:rPr>
                <w:rFonts w:ascii="Cambria" w:hAnsi="Cambria" w:cs="DejaVuSans"/>
                <w:color w:val="FF0000"/>
              </w:rPr>
            </w:rPrChange>
          </w:rPr>
          <w:t>sensor.getRobotX</w:t>
        </w:r>
        <w:proofErr w:type="spellEnd"/>
        <w:r w:rsidRPr="00BE1CA5">
          <w:rPr>
            <w:rFonts w:ascii="Cambria" w:hAnsi="Cambria"/>
            <w:rPrChange w:id="399" w:author="Usuario" w:date="2017-09-12T20:53:00Z">
              <w:rPr>
                <w:rFonts w:ascii="Cambria" w:hAnsi="Cambria" w:cs="DejaVuSans"/>
                <w:color w:val="FF0000"/>
              </w:rPr>
            </w:rPrChange>
          </w:rPr>
          <w:t>(</w:t>
        </w:r>
        <w:proofErr w:type="gramEnd"/>
        <w:r w:rsidRPr="00BE1CA5">
          <w:rPr>
            <w:rFonts w:ascii="Cambria" w:hAnsi="Cambria"/>
            <w:rPrChange w:id="400" w:author="Usuario" w:date="2017-09-12T20:53:00Z">
              <w:rPr>
                <w:rFonts w:ascii="Cambria" w:hAnsi="Cambria" w:cs="DejaVuSans"/>
                <w:color w:val="FF0000"/>
              </w:rPr>
            </w:rPrChange>
          </w:rPr>
          <w:t xml:space="preserve">): Permite obtener la </w:t>
        </w:r>
        <w:r w:rsidRPr="00BE1CA5">
          <w:rPr>
            <w:rFonts w:ascii="Cambria" w:hAnsi="Cambria"/>
            <w:rPrChange w:id="401" w:author="Usuario" w:date="2017-09-12T20:52:00Z">
              <w:rPr>
                <w:rFonts w:ascii="Cambria" w:hAnsi="Cambria" w:cs="DejaVuSans"/>
                <w:color w:val="FF0000"/>
              </w:rPr>
            </w:rPrChange>
          </w:rPr>
          <w:t xml:space="preserve">posición del robot en el </w:t>
        </w:r>
      </w:ins>
      <w:ins w:id="402" w:author="Usuario" w:date="2017-09-12T17:41:00Z">
        <w:r w:rsidRPr="00BE1CA5">
          <w:rPr>
            <w:rFonts w:ascii="Cambria" w:hAnsi="Cambria"/>
            <w:rPrChange w:id="403" w:author="Usuario" w:date="2017-09-12T20:52:00Z">
              <w:rPr>
                <w:rFonts w:ascii="Cambria" w:hAnsi="Cambria" w:cs="DejaVuSans"/>
                <w:color w:val="FF0000"/>
              </w:rPr>
            </w:rPrChange>
          </w:rPr>
          <w:t xml:space="preserve">eje </w:t>
        </w:r>
      </w:ins>
      <w:ins w:id="404" w:author="Usuario" w:date="2017-09-12T17:39:00Z">
        <w:r w:rsidRPr="00BE1CA5">
          <w:rPr>
            <w:rFonts w:ascii="Cambria" w:hAnsi="Cambria"/>
            <w:rPrChange w:id="405" w:author="Usuario" w:date="2017-09-12T20:52:00Z">
              <w:rPr>
                <w:rFonts w:ascii="Cambria" w:hAnsi="Cambria" w:cs="DejaVuSans"/>
                <w:color w:val="FF0000"/>
              </w:rPr>
            </w:rPrChange>
          </w:rPr>
          <w:t>X</w:t>
        </w:r>
      </w:ins>
      <w:ins w:id="406" w:author="Usuario" w:date="2017-09-12T17:40:00Z">
        <w:r w:rsidRPr="00BE1CA5">
          <w:rPr>
            <w:rFonts w:ascii="Cambria" w:hAnsi="Cambria"/>
            <w:rPrChange w:id="407" w:author="Usuario" w:date="2017-09-12T20:52:00Z">
              <w:rPr>
                <w:rFonts w:ascii="Cambria" w:hAnsi="Cambria" w:cs="DejaVuSans"/>
                <w:color w:val="FF0000"/>
              </w:rPr>
            </w:rPrChange>
          </w:rPr>
          <w:t>.</w:t>
        </w:r>
      </w:ins>
    </w:p>
    <w:p w:rsidR="00DA15A1" w:rsidRPr="00BE1CA5" w:rsidRDefault="00DA15A1">
      <w:pPr>
        <w:pStyle w:val="Prrafodelista"/>
        <w:numPr>
          <w:ilvl w:val="0"/>
          <w:numId w:val="39"/>
        </w:numPr>
        <w:autoSpaceDE w:val="0"/>
        <w:autoSpaceDN w:val="0"/>
        <w:adjustRightInd w:val="0"/>
        <w:spacing w:after="0" w:line="240" w:lineRule="auto"/>
        <w:jc w:val="both"/>
        <w:rPr>
          <w:ins w:id="408" w:author="Usuario" w:date="2017-09-12T17:41:00Z"/>
          <w:rFonts w:ascii="Cambria" w:hAnsi="Cambria"/>
          <w:rPrChange w:id="409" w:author="Usuario" w:date="2017-09-12T20:53:00Z">
            <w:rPr>
              <w:ins w:id="410" w:author="Usuario" w:date="2017-09-12T17:41:00Z"/>
              <w:rFonts w:ascii="Cambria" w:hAnsi="Cambria" w:cs="DejaVuSans"/>
              <w:color w:val="FF0000"/>
            </w:rPr>
          </w:rPrChange>
        </w:rPr>
        <w:pPrChange w:id="411" w:author="Usuario" w:date="2017-09-12T17:38:00Z">
          <w:pPr>
            <w:pStyle w:val="SubTitulos-TFG"/>
            <w:numPr>
              <w:ilvl w:val="0"/>
              <w:numId w:val="0"/>
            </w:numPr>
            <w:spacing w:line="254" w:lineRule="auto"/>
            <w:ind w:left="0" w:firstLine="0"/>
          </w:pPr>
        </w:pPrChange>
      </w:pPr>
      <w:proofErr w:type="spellStart"/>
      <w:proofErr w:type="gramStart"/>
      <w:ins w:id="412" w:author="Usuario" w:date="2017-09-12T17:40:00Z">
        <w:r w:rsidRPr="00BE1CA5">
          <w:rPr>
            <w:rFonts w:ascii="Cambria" w:hAnsi="Cambria"/>
            <w:rPrChange w:id="413" w:author="Usuario" w:date="2017-09-12T20:53:00Z">
              <w:rPr>
                <w:rFonts w:ascii="Cambria" w:hAnsi="Cambria" w:cs="DejaVuSans"/>
                <w:color w:val="FF0000"/>
              </w:rPr>
            </w:rPrChange>
          </w:rPr>
          <w:t>sensor.getRobotY</w:t>
        </w:r>
        <w:proofErr w:type="spellEnd"/>
        <w:r w:rsidRPr="00BE1CA5">
          <w:rPr>
            <w:rFonts w:ascii="Cambria" w:hAnsi="Cambria"/>
            <w:rPrChange w:id="414" w:author="Usuario" w:date="2017-09-12T20:53:00Z">
              <w:rPr>
                <w:rFonts w:ascii="Cambria" w:hAnsi="Cambria" w:cs="DejaVuSans"/>
                <w:color w:val="FF0000"/>
              </w:rPr>
            </w:rPrChange>
          </w:rPr>
          <w:t>(</w:t>
        </w:r>
        <w:proofErr w:type="gramEnd"/>
        <w:r w:rsidRPr="00BE1CA5">
          <w:rPr>
            <w:rFonts w:ascii="Cambria" w:hAnsi="Cambria"/>
            <w:rPrChange w:id="415" w:author="Usuario" w:date="2017-09-12T20:53:00Z">
              <w:rPr>
                <w:rFonts w:ascii="Cambria" w:hAnsi="Cambria" w:cs="DejaVuSans"/>
                <w:color w:val="FF0000"/>
              </w:rPr>
            </w:rPrChange>
          </w:rPr>
          <w:t>): Permite obtener la posición del robot en el eje Y.</w:t>
        </w:r>
      </w:ins>
    </w:p>
    <w:p w:rsidR="00DA15A1" w:rsidRPr="00BE1CA5" w:rsidRDefault="00DA15A1">
      <w:pPr>
        <w:pStyle w:val="Prrafodelista"/>
        <w:numPr>
          <w:ilvl w:val="0"/>
          <w:numId w:val="39"/>
        </w:numPr>
        <w:autoSpaceDE w:val="0"/>
        <w:autoSpaceDN w:val="0"/>
        <w:adjustRightInd w:val="0"/>
        <w:spacing w:after="0" w:line="240" w:lineRule="auto"/>
        <w:jc w:val="both"/>
        <w:rPr>
          <w:ins w:id="416" w:author="Usuario" w:date="2017-09-12T17:42:00Z"/>
          <w:rFonts w:ascii="Cambria" w:hAnsi="Cambria"/>
          <w:rPrChange w:id="417" w:author="Usuario" w:date="2017-09-12T20:53:00Z">
            <w:rPr>
              <w:ins w:id="418" w:author="Usuario" w:date="2017-09-12T17:42:00Z"/>
              <w:rFonts w:ascii="Cambria" w:hAnsi="Cambria" w:cs="DejaVuSans"/>
              <w:color w:val="FF0000"/>
            </w:rPr>
          </w:rPrChange>
        </w:rPr>
        <w:pPrChange w:id="419" w:author="Usuario" w:date="2017-09-12T17:38:00Z">
          <w:pPr>
            <w:pStyle w:val="SubTitulos-TFG"/>
            <w:numPr>
              <w:ilvl w:val="0"/>
              <w:numId w:val="0"/>
            </w:numPr>
            <w:spacing w:line="254" w:lineRule="auto"/>
            <w:ind w:left="0" w:firstLine="0"/>
          </w:pPr>
        </w:pPrChange>
      </w:pPr>
      <w:proofErr w:type="spellStart"/>
      <w:proofErr w:type="gramStart"/>
      <w:ins w:id="420" w:author="Usuario" w:date="2017-09-12T17:41:00Z">
        <w:r w:rsidRPr="00BE1CA5">
          <w:rPr>
            <w:rFonts w:ascii="Cambria" w:hAnsi="Cambria"/>
            <w:rPrChange w:id="421" w:author="Usuario" w:date="2017-09-12T20:53:00Z">
              <w:rPr>
                <w:rFonts w:ascii="Cambria" w:hAnsi="Cambria" w:cs="DejaVuSans"/>
                <w:color w:val="FF0000"/>
              </w:rPr>
            </w:rPrChange>
          </w:rPr>
          <w:t>sensor.getRobotTheta</w:t>
        </w:r>
        <w:proofErr w:type="spellEnd"/>
        <w:r w:rsidRPr="00BE1CA5">
          <w:rPr>
            <w:rFonts w:ascii="Cambria" w:hAnsi="Cambria"/>
            <w:rPrChange w:id="422" w:author="Usuario" w:date="2017-09-12T20:53:00Z">
              <w:rPr>
                <w:rFonts w:ascii="Cambria" w:hAnsi="Cambria" w:cs="DejaVuSans"/>
                <w:color w:val="FF0000"/>
              </w:rPr>
            </w:rPrChange>
          </w:rPr>
          <w:t>(</w:t>
        </w:r>
        <w:proofErr w:type="gramEnd"/>
        <w:r w:rsidRPr="00BE1CA5">
          <w:rPr>
            <w:rFonts w:ascii="Cambria" w:hAnsi="Cambria"/>
            <w:rPrChange w:id="423" w:author="Usuario" w:date="2017-09-12T20:53:00Z">
              <w:rPr>
                <w:rFonts w:ascii="Cambria" w:hAnsi="Cambria" w:cs="DejaVuSans"/>
                <w:color w:val="FF0000"/>
              </w:rPr>
            </w:rPrChange>
          </w:rPr>
          <w:t>):</w:t>
        </w:r>
        <w:r w:rsidR="00945E5F" w:rsidRPr="00BE1CA5">
          <w:rPr>
            <w:rFonts w:ascii="Cambria" w:hAnsi="Cambria"/>
            <w:rPrChange w:id="424" w:author="Usuario" w:date="2017-09-12T20:53:00Z">
              <w:rPr>
                <w:rFonts w:ascii="Cambria" w:hAnsi="Cambria" w:cs="DejaVuSans"/>
                <w:color w:val="FF0000"/>
              </w:rPr>
            </w:rPrChange>
          </w:rPr>
          <w:t xml:space="preserve"> Permite obtener la orientación del robot con respecto al mapa.</w:t>
        </w:r>
      </w:ins>
    </w:p>
    <w:p w:rsidR="00945E5F" w:rsidRPr="00BE1CA5" w:rsidRDefault="003857B5">
      <w:pPr>
        <w:pStyle w:val="Prrafodelista"/>
        <w:numPr>
          <w:ilvl w:val="0"/>
          <w:numId w:val="39"/>
        </w:numPr>
        <w:autoSpaceDE w:val="0"/>
        <w:autoSpaceDN w:val="0"/>
        <w:adjustRightInd w:val="0"/>
        <w:spacing w:after="0" w:line="240" w:lineRule="auto"/>
        <w:jc w:val="both"/>
        <w:rPr>
          <w:ins w:id="425" w:author="Usuario" w:date="2017-09-12T17:42:00Z"/>
          <w:rFonts w:ascii="Cambria" w:hAnsi="Cambria"/>
          <w:rPrChange w:id="426" w:author="Usuario" w:date="2017-09-12T20:53:00Z">
            <w:rPr>
              <w:ins w:id="427" w:author="Usuario" w:date="2017-09-12T17:42:00Z"/>
              <w:rFonts w:ascii="Cambria" w:hAnsi="Cambria" w:cs="DejaVuSans"/>
              <w:color w:val="FF0000"/>
            </w:rPr>
          </w:rPrChange>
        </w:rPr>
        <w:pPrChange w:id="428" w:author="Usuario" w:date="2017-09-12T17:38:00Z">
          <w:pPr>
            <w:pStyle w:val="SubTitulos-TFG"/>
            <w:numPr>
              <w:ilvl w:val="0"/>
              <w:numId w:val="0"/>
            </w:numPr>
            <w:spacing w:line="254" w:lineRule="auto"/>
            <w:ind w:left="0" w:firstLine="0"/>
          </w:pPr>
        </w:pPrChange>
      </w:pPr>
      <w:proofErr w:type="spellStart"/>
      <w:proofErr w:type="gramStart"/>
      <w:ins w:id="429" w:author="Usuario" w:date="2017-09-12T17:42:00Z">
        <w:r w:rsidRPr="00BE1CA5">
          <w:rPr>
            <w:rFonts w:ascii="Cambria" w:hAnsi="Cambria"/>
            <w:rPrChange w:id="430" w:author="Usuario" w:date="2017-09-12T20:53:00Z">
              <w:rPr>
                <w:rFonts w:ascii="Cambria" w:hAnsi="Cambria" w:cs="DejaVuSans"/>
                <w:color w:val="FF0000"/>
              </w:rPr>
            </w:rPrChange>
          </w:rPr>
          <w:t>vel.setV</w:t>
        </w:r>
        <w:proofErr w:type="spellEnd"/>
        <w:r w:rsidRPr="00BE1CA5">
          <w:rPr>
            <w:rFonts w:ascii="Cambria" w:hAnsi="Cambria"/>
            <w:rPrChange w:id="431" w:author="Usuario" w:date="2017-09-12T20:53:00Z">
              <w:rPr>
                <w:rFonts w:ascii="Cambria" w:hAnsi="Cambria" w:cs="DejaVuSans"/>
                <w:color w:val="FF0000"/>
              </w:rPr>
            </w:rPrChange>
          </w:rPr>
          <w:t>(</w:t>
        </w:r>
        <w:proofErr w:type="gramEnd"/>
        <w:r w:rsidRPr="00BE1CA5">
          <w:rPr>
            <w:rFonts w:ascii="Cambria" w:hAnsi="Cambria"/>
            <w:rPrChange w:id="432" w:author="Usuario" w:date="2017-09-12T20:53:00Z">
              <w:rPr>
                <w:rFonts w:ascii="Cambria" w:hAnsi="Cambria" w:cs="DejaVuSans"/>
                <w:color w:val="FF0000"/>
              </w:rPr>
            </w:rPrChange>
          </w:rPr>
          <w:t>): Para establecer la velocidad lineal.</w:t>
        </w:r>
      </w:ins>
    </w:p>
    <w:p w:rsidR="003857B5" w:rsidRPr="00BE1CA5" w:rsidRDefault="003857B5">
      <w:pPr>
        <w:pStyle w:val="Prrafodelista"/>
        <w:numPr>
          <w:ilvl w:val="0"/>
          <w:numId w:val="39"/>
        </w:numPr>
        <w:autoSpaceDE w:val="0"/>
        <w:autoSpaceDN w:val="0"/>
        <w:adjustRightInd w:val="0"/>
        <w:spacing w:after="0" w:line="240" w:lineRule="auto"/>
        <w:jc w:val="both"/>
        <w:rPr>
          <w:ins w:id="433" w:author="jessi_3118@hotmail.com" w:date="2017-09-12T17:22:00Z"/>
          <w:rFonts w:ascii="Cambria" w:hAnsi="Cambria"/>
          <w:rPrChange w:id="434" w:author="Usuario" w:date="2017-09-12T20:53:00Z">
            <w:rPr>
              <w:ins w:id="435" w:author="jessi_3118@hotmail.com" w:date="2017-09-12T17:22:00Z"/>
            </w:rPr>
          </w:rPrChange>
        </w:rPr>
        <w:pPrChange w:id="436" w:author="Usuario" w:date="2017-09-12T17:38:00Z">
          <w:pPr>
            <w:pStyle w:val="SubTitulos-TFG"/>
            <w:numPr>
              <w:ilvl w:val="0"/>
              <w:numId w:val="0"/>
            </w:numPr>
            <w:spacing w:line="254" w:lineRule="auto"/>
            <w:ind w:left="0" w:firstLine="0"/>
          </w:pPr>
        </w:pPrChange>
      </w:pPr>
      <w:proofErr w:type="spellStart"/>
      <w:proofErr w:type="gramStart"/>
      <w:ins w:id="437" w:author="Usuario" w:date="2017-09-12T17:43:00Z">
        <w:r w:rsidRPr="00BE1CA5">
          <w:rPr>
            <w:rFonts w:ascii="Cambria" w:hAnsi="Cambria"/>
            <w:rPrChange w:id="438" w:author="Usuario" w:date="2017-09-12T20:53:00Z">
              <w:rPr>
                <w:rFonts w:ascii="Cambria" w:hAnsi="Cambria" w:cs="DejaVuSans"/>
                <w:color w:val="FF0000"/>
              </w:rPr>
            </w:rPrChange>
          </w:rPr>
          <w:t>v</w:t>
        </w:r>
      </w:ins>
      <w:ins w:id="439" w:author="Usuario" w:date="2017-09-12T17:42:00Z">
        <w:r w:rsidRPr="00BE1CA5">
          <w:rPr>
            <w:rFonts w:ascii="Cambria" w:hAnsi="Cambria"/>
            <w:rPrChange w:id="440" w:author="Usuario" w:date="2017-09-12T20:53:00Z">
              <w:rPr>
                <w:rFonts w:ascii="Cambria" w:hAnsi="Cambria" w:cs="DejaVuSans"/>
                <w:color w:val="FF0000"/>
              </w:rPr>
            </w:rPrChange>
          </w:rPr>
          <w:t>el.setW</w:t>
        </w:r>
        <w:proofErr w:type="spellEnd"/>
        <w:r w:rsidRPr="00BE1CA5">
          <w:rPr>
            <w:rFonts w:ascii="Cambria" w:hAnsi="Cambria"/>
            <w:rPrChange w:id="441" w:author="Usuario" w:date="2017-09-12T20:53:00Z">
              <w:rPr>
                <w:rFonts w:ascii="Cambria" w:hAnsi="Cambria" w:cs="DejaVuSans"/>
                <w:color w:val="FF0000"/>
              </w:rPr>
            </w:rPrChange>
          </w:rPr>
          <w:t>(</w:t>
        </w:r>
        <w:proofErr w:type="gramEnd"/>
        <w:r w:rsidRPr="00BE1CA5">
          <w:rPr>
            <w:rFonts w:ascii="Cambria" w:hAnsi="Cambria"/>
            <w:rPrChange w:id="442" w:author="Usuario" w:date="2017-09-12T20:53:00Z">
              <w:rPr>
                <w:rFonts w:ascii="Cambria" w:hAnsi="Cambria" w:cs="DejaVuSans"/>
                <w:color w:val="FF0000"/>
              </w:rPr>
            </w:rPrChange>
          </w:rPr>
          <w:t>)</w:t>
        </w:r>
      </w:ins>
      <w:ins w:id="443" w:author="Usuario" w:date="2017-09-12T17:43:00Z">
        <w:r w:rsidRPr="00BE1CA5">
          <w:rPr>
            <w:rFonts w:ascii="Cambria" w:hAnsi="Cambria"/>
            <w:rPrChange w:id="444" w:author="Usuario" w:date="2017-09-12T20:53:00Z">
              <w:rPr>
                <w:rFonts w:ascii="Cambria" w:hAnsi="Cambria" w:cs="DejaVuSans"/>
                <w:color w:val="FF0000"/>
              </w:rPr>
            </w:rPrChange>
          </w:rPr>
          <w:t>: Para establecer la velocidad de giro.</w:t>
        </w:r>
      </w:ins>
    </w:p>
    <w:p w:rsidR="00254C12" w:rsidRDefault="00254C12">
      <w:pPr>
        <w:autoSpaceDE w:val="0"/>
        <w:autoSpaceDN w:val="0"/>
        <w:adjustRightInd w:val="0"/>
        <w:spacing w:after="0" w:line="240" w:lineRule="auto"/>
        <w:jc w:val="both"/>
        <w:rPr>
          <w:ins w:id="445" w:author="jessi_3118@hotmail.com" w:date="2017-09-12T17:22:00Z"/>
          <w:rFonts w:ascii="Cambria" w:hAnsi="Cambria" w:cs="DejaVuSans"/>
          <w:color w:val="FF0000"/>
        </w:rPr>
        <w:pPrChange w:id="446" w:author="jessi_3118@hotmail.com" w:date="2017-09-11T20:59:00Z">
          <w:pPr>
            <w:pStyle w:val="SubTitulos-TFG"/>
            <w:numPr>
              <w:ilvl w:val="0"/>
              <w:numId w:val="0"/>
            </w:numPr>
            <w:spacing w:line="254" w:lineRule="auto"/>
            <w:ind w:left="0" w:firstLine="0"/>
          </w:pPr>
        </w:pPrChange>
      </w:pPr>
    </w:p>
    <w:p w:rsidR="00C36A3B" w:rsidRPr="00C36A3B" w:rsidRDefault="00F77D18" w:rsidP="00C36A3B">
      <w:pPr>
        <w:pStyle w:val="SubTitulos-TFG"/>
        <w:numPr>
          <w:ilvl w:val="0"/>
          <w:numId w:val="0"/>
        </w:numPr>
        <w:spacing w:line="254" w:lineRule="auto"/>
        <w:rPr>
          <w:ins w:id="447" w:author="Usuario" w:date="2017-09-12T18:28:00Z"/>
          <w:rFonts w:ascii="Cambria" w:hAnsi="Cambria" w:cs="DejaVuSans"/>
          <w:color w:val="FF0000"/>
          <w:sz w:val="22"/>
          <w:szCs w:val="22"/>
          <w:rPrChange w:id="448" w:author="Usuario" w:date="2017-09-12T18:29:00Z">
            <w:rPr>
              <w:ins w:id="449" w:author="Usuario" w:date="2017-09-12T18:28:00Z"/>
              <w:sz w:val="22"/>
              <w:szCs w:val="22"/>
            </w:rPr>
          </w:rPrChange>
        </w:rPr>
      </w:pPr>
      <w:ins w:id="450" w:author="Usuario" w:date="2017-09-12T20:36:00Z">
        <w:r w:rsidRPr="00D565EA">
          <w:rPr>
            <w:rFonts w:ascii="Cambria" w:hAnsi="Cambria" w:cstheme="minorBidi"/>
            <w:sz w:val="22"/>
            <w:szCs w:val="22"/>
            <w:rPrChange w:id="451" w:author="Usuario" w:date="2017-09-12T20:52:00Z">
              <w:rPr>
                <w:rFonts w:ascii="Cambria" w:hAnsi="Cambria" w:cs="DejaVuSans"/>
                <w:color w:val="FF0000"/>
                <w:sz w:val="22"/>
                <w:szCs w:val="22"/>
              </w:rPr>
            </w:rPrChange>
          </w:rPr>
          <w:t xml:space="preserve">Es necesario </w:t>
        </w:r>
      </w:ins>
      <w:ins w:id="452" w:author="Usuario" w:date="2017-09-12T18:28:00Z">
        <w:r w:rsidR="00C36A3B" w:rsidRPr="00D565EA">
          <w:rPr>
            <w:rFonts w:ascii="Cambria" w:hAnsi="Cambria" w:cstheme="minorBidi"/>
            <w:sz w:val="22"/>
            <w:szCs w:val="22"/>
            <w:rPrChange w:id="453" w:author="Usuario" w:date="2017-09-12T20:52:00Z">
              <w:rPr>
                <w:sz w:val="22"/>
                <w:szCs w:val="22"/>
              </w:rPr>
            </w:rPrChange>
          </w:rPr>
          <w:t xml:space="preserve">crear un archivo de configuración para que nuestro componente pueda comunicarse con </w:t>
        </w:r>
        <w:proofErr w:type="spellStart"/>
        <w:r w:rsidR="00C36A3B" w:rsidRPr="00D565EA">
          <w:rPr>
            <w:rFonts w:ascii="Cambria" w:hAnsi="Cambria" w:cstheme="minorBidi"/>
            <w:sz w:val="22"/>
            <w:szCs w:val="22"/>
            <w:rPrChange w:id="454" w:author="Usuario" w:date="2017-09-12T20:52:00Z">
              <w:rPr>
                <w:sz w:val="22"/>
                <w:szCs w:val="22"/>
              </w:rPr>
            </w:rPrChange>
          </w:rPr>
          <w:t>gazeboserver</w:t>
        </w:r>
        <w:proofErr w:type="spellEnd"/>
        <w:r w:rsidR="00C36A3B" w:rsidRPr="00D565EA">
          <w:rPr>
            <w:rFonts w:ascii="Cambria" w:hAnsi="Cambria" w:cstheme="minorBidi"/>
            <w:sz w:val="22"/>
            <w:szCs w:val="22"/>
            <w:rPrChange w:id="455" w:author="Usuario" w:date="2017-09-12T20:52:00Z">
              <w:rPr>
                <w:sz w:val="22"/>
                <w:szCs w:val="22"/>
              </w:rPr>
            </w:rPrChange>
          </w:rPr>
          <w:t xml:space="preserve">. En este fichero se indican los puertos de los </w:t>
        </w:r>
        <w:proofErr w:type="spellStart"/>
        <w:r w:rsidR="00C36A3B" w:rsidRPr="00D565EA">
          <w:rPr>
            <w:rFonts w:ascii="Cambria" w:hAnsi="Cambria" w:cstheme="minorBidi"/>
            <w:sz w:val="22"/>
            <w:szCs w:val="22"/>
            <w:rPrChange w:id="456" w:author="Usuario" w:date="2017-09-12T20:52:00Z">
              <w:rPr>
                <w:sz w:val="22"/>
                <w:szCs w:val="22"/>
              </w:rPr>
            </w:rPrChange>
          </w:rPr>
          <w:t>plugins</w:t>
        </w:r>
        <w:proofErr w:type="spellEnd"/>
        <w:r w:rsidR="00C36A3B" w:rsidRPr="00D565EA">
          <w:rPr>
            <w:rFonts w:ascii="Cambria" w:hAnsi="Cambria" w:cstheme="minorBidi"/>
            <w:sz w:val="22"/>
            <w:szCs w:val="22"/>
            <w:rPrChange w:id="457" w:author="Usuario" w:date="2017-09-12T20:52:00Z">
              <w:rPr>
                <w:sz w:val="22"/>
                <w:szCs w:val="22"/>
              </w:rPr>
            </w:rPrChange>
          </w:rPr>
          <w:t xml:space="preserve"> que usa el taxi. Este fichero (</w:t>
        </w:r>
        <w:proofErr w:type="spellStart"/>
        <w:r w:rsidR="00C36A3B" w:rsidRPr="00D565EA">
          <w:rPr>
            <w:rFonts w:ascii="Cambria" w:hAnsi="Cambria" w:cstheme="minorBidi"/>
            <w:sz w:val="22"/>
            <w:szCs w:val="22"/>
            <w:rPrChange w:id="458" w:author="Usuario" w:date="2017-09-12T20:52:00Z">
              <w:rPr>
                <w:sz w:val="22"/>
                <w:szCs w:val="22"/>
              </w:rPr>
            </w:rPrChange>
          </w:rPr>
          <w:t>teleTaxi.cfg</w:t>
        </w:r>
        <w:proofErr w:type="spellEnd"/>
        <w:r w:rsidR="00C36A3B" w:rsidRPr="00D565EA">
          <w:rPr>
            <w:rFonts w:ascii="Cambria" w:hAnsi="Cambria" w:cstheme="minorBidi"/>
            <w:sz w:val="22"/>
            <w:szCs w:val="22"/>
            <w:rPrChange w:id="459" w:author="Usuario" w:date="2017-09-12T20:52:00Z">
              <w:rPr>
                <w:sz w:val="22"/>
                <w:szCs w:val="22"/>
              </w:rPr>
            </w:rPrChange>
          </w:rPr>
          <w:t>) en la práctica tiene el siguiente aspecto.</w:t>
        </w:r>
      </w:ins>
    </w:p>
    <w:p w:rsidR="00C36A3B" w:rsidRPr="00203249" w:rsidRDefault="00C36A3B" w:rsidP="00C36A3B">
      <w:pPr>
        <w:pStyle w:val="SubTitulos-TFG"/>
        <w:numPr>
          <w:ilvl w:val="0"/>
          <w:numId w:val="0"/>
        </w:numPr>
        <w:spacing w:line="254" w:lineRule="auto"/>
        <w:rPr>
          <w:ins w:id="460" w:author="Usuario" w:date="2017-09-12T18:28:00Z"/>
          <w:sz w:val="22"/>
          <w:szCs w:val="22"/>
        </w:rPr>
      </w:pPr>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61" w:author="Usuario" w:date="2017-09-12T18:28:00Z"/>
          <w:rFonts w:ascii="Consolas" w:eastAsia="Times New Roman" w:hAnsi="Consolas" w:cs="Consolas"/>
          <w:color w:val="24292E"/>
          <w:sz w:val="18"/>
          <w:szCs w:val="18"/>
          <w:lang w:val="en-US" w:eastAsia="es-ES"/>
        </w:rPr>
      </w:pPr>
      <w:proofErr w:type="spellStart"/>
      <w:ins w:id="462" w:author="Usuario" w:date="2017-09-12T18:28:00Z">
        <w:r w:rsidRPr="00B31B21">
          <w:rPr>
            <w:rFonts w:ascii="Consolas" w:eastAsia="Times New Roman" w:hAnsi="Consolas" w:cs="Consolas"/>
            <w:color w:val="24292E"/>
            <w:sz w:val="18"/>
            <w:szCs w:val="18"/>
            <w:lang w:val="en-US" w:eastAsia="es-ES"/>
          </w:rPr>
          <w:t>TeleTaxi.Motors.Proxy</w:t>
        </w:r>
        <w:proofErr w:type="spellEnd"/>
        <w:r w:rsidRPr="00B31B21">
          <w:rPr>
            <w:rFonts w:ascii="Consolas" w:eastAsia="Times New Roman" w:hAnsi="Consolas" w:cs="Consolas"/>
            <w:color w:val="24292E"/>
            <w:sz w:val="18"/>
            <w:szCs w:val="18"/>
            <w:lang w:val="en-US" w:eastAsia="es-ES"/>
          </w:rPr>
          <w:t xml:space="preserve"> = </w:t>
        </w:r>
        <w:proofErr w:type="spellStart"/>
        <w:r w:rsidRPr="00B31B21">
          <w:rPr>
            <w:rFonts w:ascii="Consolas" w:eastAsia="Times New Roman" w:hAnsi="Consolas" w:cs="Consolas"/>
            <w:color w:val="24292E"/>
            <w:sz w:val="18"/>
            <w:szCs w:val="18"/>
            <w:lang w:val="en-US" w:eastAsia="es-ES"/>
          </w:rPr>
          <w:t>Motors</w:t>
        </w:r>
        <w:proofErr w:type="gramStart"/>
        <w:r w:rsidRPr="00B31B21">
          <w:rPr>
            <w:rFonts w:ascii="Consolas" w:eastAsia="Times New Roman" w:hAnsi="Consolas" w:cs="Consolas"/>
            <w:color w:val="24292E"/>
            <w:sz w:val="18"/>
            <w:szCs w:val="18"/>
            <w:lang w:val="en-US" w:eastAsia="es-ES"/>
          </w:rPr>
          <w:t>:default</w:t>
        </w:r>
        <w:proofErr w:type="spellEnd"/>
        <w:proofErr w:type="gramEnd"/>
        <w:r w:rsidRPr="00B31B21">
          <w:rPr>
            <w:rFonts w:ascii="Consolas" w:eastAsia="Times New Roman" w:hAnsi="Consolas" w:cs="Consolas"/>
            <w:color w:val="24292E"/>
            <w:sz w:val="18"/>
            <w:szCs w:val="18"/>
            <w:lang w:val="en-US" w:eastAsia="es-ES"/>
          </w:rPr>
          <w:t xml:space="preserve"> -h localhost -p 9999</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63" w:author="Usuario" w:date="2017-09-12T18:28:00Z"/>
          <w:rFonts w:ascii="Consolas" w:eastAsia="Times New Roman" w:hAnsi="Consolas" w:cs="Consolas"/>
          <w:color w:val="24292E"/>
          <w:sz w:val="18"/>
          <w:szCs w:val="18"/>
          <w:lang w:val="en-US" w:eastAsia="es-ES"/>
        </w:rPr>
      </w:pPr>
      <w:ins w:id="464" w:author="Usuario" w:date="2017-09-12T18:28:00Z">
        <w:r w:rsidRPr="00B31B21">
          <w:rPr>
            <w:rFonts w:ascii="Consolas" w:eastAsia="Times New Roman" w:hAnsi="Consolas" w:cs="Consolas"/>
            <w:color w:val="24292E"/>
            <w:sz w:val="18"/>
            <w:szCs w:val="18"/>
            <w:lang w:val="en-US" w:eastAsia="es-ES"/>
          </w:rPr>
          <w:t>TeleTaxi.Pose3D.Proxy = Pose3D</w:t>
        </w:r>
        <w:proofErr w:type="gramStart"/>
        <w:r w:rsidRPr="00B31B21">
          <w:rPr>
            <w:rFonts w:ascii="Consolas" w:eastAsia="Times New Roman" w:hAnsi="Consolas" w:cs="Consolas"/>
            <w:color w:val="24292E"/>
            <w:sz w:val="18"/>
            <w:szCs w:val="18"/>
            <w:lang w:val="en-US" w:eastAsia="es-ES"/>
          </w:rPr>
          <w:t>:default</w:t>
        </w:r>
        <w:proofErr w:type="gramEnd"/>
        <w:r w:rsidRPr="00B31B21">
          <w:rPr>
            <w:rFonts w:ascii="Consolas" w:eastAsia="Times New Roman" w:hAnsi="Consolas" w:cs="Consolas"/>
            <w:color w:val="24292E"/>
            <w:sz w:val="18"/>
            <w:szCs w:val="18"/>
            <w:lang w:val="en-US" w:eastAsia="es-ES"/>
          </w:rPr>
          <w:t xml:space="preserve"> -h localhost -p 9989</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65" w:author="Usuario" w:date="2017-09-12T18:28:00Z"/>
          <w:rFonts w:ascii="Consolas" w:eastAsia="Times New Roman" w:hAnsi="Consolas" w:cs="Consolas"/>
          <w:color w:val="24292E"/>
          <w:sz w:val="18"/>
          <w:szCs w:val="18"/>
          <w:lang w:val="en-US" w:eastAsia="es-ES"/>
        </w:rPr>
      </w:pPr>
      <w:proofErr w:type="spellStart"/>
      <w:ins w:id="466" w:author="Usuario" w:date="2017-09-12T18:28:00Z">
        <w:r w:rsidRPr="00B31B21">
          <w:rPr>
            <w:rFonts w:ascii="Consolas" w:eastAsia="Times New Roman" w:hAnsi="Consolas" w:cs="Consolas"/>
            <w:color w:val="24292E"/>
            <w:sz w:val="18"/>
            <w:szCs w:val="18"/>
            <w:lang w:val="en-US" w:eastAsia="es-ES"/>
          </w:rPr>
          <w:t>TeleTaxi.robot</w:t>
        </w:r>
        <w:proofErr w:type="spellEnd"/>
        <w:r w:rsidRPr="00B31B21">
          <w:rPr>
            <w:rFonts w:ascii="Consolas" w:eastAsia="Times New Roman" w:hAnsi="Consolas" w:cs="Consolas"/>
            <w:color w:val="24292E"/>
            <w:sz w:val="18"/>
            <w:szCs w:val="18"/>
            <w:lang w:val="en-US" w:eastAsia="es-ES"/>
          </w:rPr>
          <w:t>=Pioneer</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67" w:author="Usuario" w:date="2017-09-12T18:28:00Z"/>
          <w:rFonts w:ascii="Consolas" w:eastAsia="Times New Roman" w:hAnsi="Consolas" w:cs="Consolas"/>
          <w:color w:val="24292E"/>
          <w:sz w:val="18"/>
          <w:szCs w:val="18"/>
          <w:lang w:val="en-US" w:eastAsia="es-ES"/>
        </w:rPr>
      </w:pPr>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68" w:author="Usuario" w:date="2017-09-12T18:28:00Z"/>
          <w:rFonts w:ascii="Consolas" w:eastAsia="Times New Roman" w:hAnsi="Consolas" w:cs="Consolas"/>
          <w:color w:val="24292E"/>
          <w:sz w:val="18"/>
          <w:szCs w:val="18"/>
          <w:lang w:val="en-US" w:eastAsia="es-ES"/>
        </w:rPr>
      </w:pPr>
      <w:proofErr w:type="spellStart"/>
      <w:ins w:id="469" w:author="Usuario" w:date="2017-09-12T18:28:00Z">
        <w:r w:rsidRPr="00B31B21">
          <w:rPr>
            <w:rFonts w:ascii="Consolas" w:eastAsia="Times New Roman" w:hAnsi="Consolas" w:cs="Consolas"/>
            <w:color w:val="24292E"/>
            <w:sz w:val="18"/>
            <w:szCs w:val="18"/>
            <w:lang w:val="en-US" w:eastAsia="es-ES"/>
          </w:rPr>
          <w:t>TeleTaxi.Motors.maxV</w:t>
        </w:r>
        <w:proofErr w:type="spellEnd"/>
        <w:r w:rsidRPr="00B31B21">
          <w:rPr>
            <w:rFonts w:ascii="Consolas" w:eastAsia="Times New Roman" w:hAnsi="Consolas" w:cs="Consolas"/>
            <w:color w:val="24292E"/>
            <w:sz w:val="18"/>
            <w:szCs w:val="18"/>
            <w:lang w:val="en-US" w:eastAsia="es-ES"/>
          </w:rPr>
          <w:t xml:space="preserve"> = 50</w:t>
        </w:r>
      </w:ins>
    </w:p>
    <w:p w:rsidR="00C36A3B" w:rsidRPr="009026D3"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70" w:author="Usuario" w:date="2017-09-12T18:28:00Z"/>
          <w:rFonts w:ascii="Consolas" w:eastAsia="Times New Roman" w:hAnsi="Consolas" w:cs="Consolas"/>
          <w:color w:val="24292E"/>
          <w:sz w:val="18"/>
          <w:szCs w:val="18"/>
          <w:lang w:eastAsia="es-ES"/>
        </w:rPr>
      </w:pPr>
      <w:proofErr w:type="spellStart"/>
      <w:ins w:id="471" w:author="Usuario" w:date="2017-09-12T18:28:00Z">
        <w:r w:rsidRPr="009026D3">
          <w:rPr>
            <w:rFonts w:ascii="Consolas" w:eastAsia="Times New Roman" w:hAnsi="Consolas" w:cs="Consolas"/>
            <w:color w:val="24292E"/>
            <w:sz w:val="18"/>
            <w:szCs w:val="18"/>
            <w:lang w:eastAsia="es-ES"/>
          </w:rPr>
          <w:t>TeleTaxi.Motors.maxW</w:t>
        </w:r>
        <w:proofErr w:type="spellEnd"/>
        <w:r w:rsidRPr="009026D3">
          <w:rPr>
            <w:rFonts w:ascii="Consolas" w:eastAsia="Times New Roman" w:hAnsi="Consolas" w:cs="Consolas"/>
            <w:color w:val="24292E"/>
            <w:sz w:val="18"/>
            <w:szCs w:val="18"/>
            <w:lang w:eastAsia="es-ES"/>
          </w:rPr>
          <w:t xml:space="preserve"> = 20</w:t>
        </w:r>
      </w:ins>
    </w:p>
    <w:p w:rsidR="00C36A3B" w:rsidRPr="009026D3"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72" w:author="Usuario" w:date="2017-09-12T18:28:00Z"/>
          <w:rFonts w:ascii="Consolas" w:eastAsia="Times New Roman" w:hAnsi="Consolas" w:cs="Consolas"/>
          <w:color w:val="24292E"/>
          <w:sz w:val="18"/>
          <w:szCs w:val="18"/>
          <w:lang w:eastAsia="es-ES"/>
        </w:rPr>
      </w:pPr>
    </w:p>
    <w:p w:rsidR="00C36A3B" w:rsidRPr="009026D3" w:rsidRDefault="00C36A3B" w:rsidP="00C36A3B">
      <w:pPr>
        <w:pStyle w:val="SubTitulos-TFG"/>
        <w:numPr>
          <w:ilvl w:val="0"/>
          <w:numId w:val="0"/>
        </w:numPr>
        <w:spacing w:line="254" w:lineRule="auto"/>
        <w:ind w:left="660" w:hanging="660"/>
        <w:rPr>
          <w:ins w:id="473" w:author="Usuario" w:date="2017-09-12T18:28:00Z"/>
        </w:rPr>
      </w:pPr>
    </w:p>
    <w:p w:rsidR="00C36A3B" w:rsidRPr="00DE4EF5" w:rsidRDefault="00C36A3B" w:rsidP="00C36A3B">
      <w:pPr>
        <w:pStyle w:val="SubTitulos-TFG"/>
        <w:numPr>
          <w:ilvl w:val="0"/>
          <w:numId w:val="0"/>
        </w:numPr>
        <w:spacing w:line="254" w:lineRule="auto"/>
        <w:rPr>
          <w:ins w:id="474" w:author="Usuario" w:date="2017-09-12T18:33:00Z"/>
          <w:rFonts w:ascii="Cambria" w:hAnsi="Cambria" w:cstheme="minorBidi"/>
          <w:sz w:val="22"/>
          <w:szCs w:val="22"/>
          <w:rPrChange w:id="475" w:author="Usuario" w:date="2017-09-12T20:52:00Z">
            <w:rPr>
              <w:ins w:id="476" w:author="Usuario" w:date="2017-09-12T18:33:00Z"/>
              <w:rFonts w:ascii="Cambria" w:hAnsi="Cambria" w:cs="DejaVuSans"/>
              <w:color w:val="FF0000"/>
              <w:sz w:val="22"/>
              <w:szCs w:val="22"/>
            </w:rPr>
          </w:rPrChange>
        </w:rPr>
      </w:pPr>
      <w:ins w:id="477" w:author="Usuario" w:date="2017-09-12T18:28:00Z">
        <w:r w:rsidRPr="00DE4EF5">
          <w:rPr>
            <w:rFonts w:ascii="Cambria" w:hAnsi="Cambria" w:cstheme="minorBidi"/>
            <w:sz w:val="22"/>
            <w:szCs w:val="22"/>
            <w:rPrChange w:id="478" w:author="Usuario" w:date="2017-09-12T20:52:00Z">
              <w:rPr>
                <w:sz w:val="22"/>
                <w:szCs w:val="22"/>
              </w:rPr>
            </w:rPrChange>
          </w:rPr>
          <w:t>Podemos ver que, en el caso de nuestro taxi, los motores emplean el Puerto 9999, mientras que la pose3d emplea el Puerto 9989. Además, se puede ver en este archivo que se indica al robot la velocidad máxima de tracción y de rotación.</w:t>
        </w:r>
      </w:ins>
    </w:p>
    <w:p w:rsidR="00F80D65" w:rsidRPr="00DE4EF5" w:rsidRDefault="00F80D65" w:rsidP="00F80D65">
      <w:pPr>
        <w:jc w:val="both"/>
        <w:rPr>
          <w:ins w:id="479" w:author="Usuario" w:date="2017-09-12T18:33:00Z"/>
          <w:rFonts w:ascii="Cambria" w:hAnsi="Cambria"/>
          <w:rPrChange w:id="480" w:author="Usuario" w:date="2017-09-12T20:52:00Z">
            <w:rPr>
              <w:ins w:id="481" w:author="Usuario" w:date="2017-09-12T18:33:00Z"/>
              <w:rFonts w:ascii="Cambria" w:hAnsi="Cambria"/>
            </w:rPr>
          </w:rPrChange>
        </w:rPr>
      </w:pPr>
      <w:ins w:id="482" w:author="Usuario" w:date="2017-09-12T18:33:00Z">
        <w:r w:rsidRPr="00DE4EF5">
          <w:rPr>
            <w:rFonts w:ascii="Cambria" w:hAnsi="Cambria"/>
            <w:rPrChange w:id="483" w:author="Usuario" w:date="2017-09-12T20:52:00Z">
              <w:rPr>
                <w:rFonts w:ascii="Cambria" w:hAnsi="Cambria"/>
              </w:rPr>
            </w:rPrChange>
          </w:rPr>
          <w:t xml:space="preserve">En la práctica se ha dividido el trabajo en diferentes partes. Por lo que emplearemos hilos de ejecución para poder llevar a cabo diferentes tareas simultáneamente. En esta práctica existen </w:t>
        </w:r>
      </w:ins>
      <w:ins w:id="484" w:author="Usuario" w:date="2017-09-12T18:35:00Z">
        <w:r w:rsidR="00572C6D" w:rsidRPr="00DE4EF5">
          <w:rPr>
            <w:rFonts w:ascii="Cambria" w:hAnsi="Cambria"/>
            <w:rPrChange w:id="485" w:author="Usuario" w:date="2017-09-12T20:52:00Z">
              <w:rPr>
                <w:rFonts w:ascii="Cambria" w:hAnsi="Cambria" w:cs="DejaVuSans"/>
                <w:color w:val="FF0000"/>
              </w:rPr>
            </w:rPrChange>
          </w:rPr>
          <w:t>dos</w:t>
        </w:r>
      </w:ins>
      <w:ins w:id="486" w:author="Usuario" w:date="2017-09-12T18:33:00Z">
        <w:r w:rsidRPr="00DE4EF5">
          <w:rPr>
            <w:rFonts w:ascii="Cambria" w:hAnsi="Cambria"/>
            <w:rPrChange w:id="487" w:author="Usuario" w:date="2017-09-12T20:52:00Z">
              <w:rPr>
                <w:rFonts w:ascii="Cambria" w:hAnsi="Cambria"/>
              </w:rPr>
            </w:rPrChange>
          </w:rPr>
          <w:t xml:space="preserve"> procesos diferenciados:</w:t>
        </w:r>
      </w:ins>
    </w:p>
    <w:p w:rsidR="00F80D65" w:rsidRPr="00DE4EF5" w:rsidRDefault="00F80D65" w:rsidP="00F80D65">
      <w:pPr>
        <w:pStyle w:val="Prrafodelista"/>
        <w:numPr>
          <w:ilvl w:val="0"/>
          <w:numId w:val="23"/>
        </w:numPr>
        <w:jc w:val="both"/>
        <w:rPr>
          <w:ins w:id="488" w:author="Usuario" w:date="2017-09-12T18:33:00Z"/>
          <w:rFonts w:ascii="Cambria" w:hAnsi="Cambria"/>
          <w:rPrChange w:id="489" w:author="Usuario" w:date="2017-09-12T20:52:00Z">
            <w:rPr>
              <w:ins w:id="490" w:author="Usuario" w:date="2017-09-12T18:33:00Z"/>
              <w:rFonts w:ascii="Cambria" w:hAnsi="Cambria"/>
            </w:rPr>
          </w:rPrChange>
        </w:rPr>
      </w:pPr>
      <w:ins w:id="491" w:author="Usuario" w:date="2017-09-12T18:33:00Z">
        <w:r w:rsidRPr="00DE4EF5">
          <w:rPr>
            <w:rFonts w:ascii="Cambria" w:hAnsi="Cambria"/>
            <w:rPrChange w:id="492" w:author="Usuario" w:date="2017-09-12T20:52:00Z">
              <w:rPr>
                <w:rFonts w:ascii="Cambria" w:hAnsi="Cambria"/>
              </w:rPr>
            </w:rPrChange>
          </w:rPr>
          <w:t xml:space="preserve">Hilo de control: Este hilo es el encargado de actualizar los datos de los sensores y los actuadores a través de las interfaces ICE. El tiempo de refresco de este hilo es </w:t>
        </w:r>
        <w:r w:rsidRPr="00DE4EF5">
          <w:rPr>
            <w:rFonts w:ascii="Cambria" w:hAnsi="Cambria"/>
            <w:rPrChange w:id="493" w:author="Usuario" w:date="2017-09-12T20:52:00Z">
              <w:rPr>
                <w:rFonts w:ascii="Cambria" w:hAnsi="Cambria"/>
              </w:rPr>
            </w:rPrChange>
          </w:rPr>
          <w:lastRenderedPageBreak/>
          <w:t xml:space="preserve">muy importante, y debe ser un periodo de tiempo muy corto, ya que este componente se encarga de establecer la velocidad y la dirección del robot en todo momento. Si este tiempo fuera muy grande, las decisiones que modifican la trayectoria del robot podrían ser incorrectas. En este caso el </w:t>
        </w:r>
        <w:proofErr w:type="gramStart"/>
        <w:r w:rsidRPr="00DE4EF5">
          <w:rPr>
            <w:rFonts w:ascii="Cambria" w:hAnsi="Cambria"/>
            <w:rPrChange w:id="494" w:author="Usuario" w:date="2017-09-12T20:52:00Z">
              <w:rPr>
                <w:rFonts w:ascii="Cambria" w:hAnsi="Cambria"/>
              </w:rPr>
            </w:rPrChange>
          </w:rPr>
          <w:t>hilo(</w:t>
        </w:r>
        <w:proofErr w:type="spellStart"/>
        <w:proofErr w:type="gramEnd"/>
        <w:r w:rsidRPr="00DE4EF5">
          <w:rPr>
            <w:rFonts w:ascii="Cambria" w:hAnsi="Cambria"/>
            <w:rPrChange w:id="495" w:author="Usuario" w:date="2017-09-12T20:52:00Z">
              <w:rPr>
                <w:rFonts w:ascii="Cambria" w:hAnsi="Cambria"/>
              </w:rPr>
            </w:rPrChange>
          </w:rPr>
          <w:t>ThreadMotors</w:t>
        </w:r>
        <w:proofErr w:type="spellEnd"/>
        <w:r w:rsidRPr="00DE4EF5">
          <w:rPr>
            <w:rFonts w:ascii="Cambria" w:hAnsi="Cambria"/>
            <w:rPrChange w:id="496" w:author="Usuario" w:date="2017-09-12T20:52:00Z">
              <w:rPr>
                <w:rFonts w:ascii="Cambria" w:hAnsi="Cambria"/>
              </w:rPr>
            </w:rPrChange>
          </w:rPr>
          <w:t>) que se emplea es para enviar órdenes a los motores y se actualiza cada 80 milisegundos.</w:t>
        </w:r>
      </w:ins>
    </w:p>
    <w:p w:rsidR="00F80D65" w:rsidRPr="00DE4EF5" w:rsidRDefault="00F80D65" w:rsidP="00F80D65">
      <w:pPr>
        <w:pStyle w:val="Prrafodelista"/>
        <w:jc w:val="both"/>
        <w:rPr>
          <w:ins w:id="497" w:author="Usuario" w:date="2017-09-12T18:33:00Z"/>
          <w:rFonts w:ascii="Cambria" w:hAnsi="Cambria"/>
          <w:rPrChange w:id="498" w:author="Usuario" w:date="2017-09-12T20:52:00Z">
            <w:rPr>
              <w:ins w:id="499" w:author="Usuario" w:date="2017-09-12T18:33:00Z"/>
              <w:rFonts w:ascii="Cambria" w:hAnsi="Cambria"/>
            </w:rPr>
          </w:rPrChange>
        </w:rPr>
      </w:pPr>
    </w:p>
    <w:p w:rsidR="00F80D65" w:rsidRPr="00DE4EF5" w:rsidRDefault="00F80D65" w:rsidP="00F80D65">
      <w:pPr>
        <w:pStyle w:val="Prrafodelista"/>
        <w:numPr>
          <w:ilvl w:val="0"/>
          <w:numId w:val="23"/>
        </w:numPr>
        <w:jc w:val="both"/>
        <w:rPr>
          <w:ins w:id="500" w:author="Usuario" w:date="2017-09-12T18:33:00Z"/>
          <w:rFonts w:ascii="Cambria" w:hAnsi="Cambria"/>
          <w:rPrChange w:id="501" w:author="Usuario" w:date="2017-09-12T20:52:00Z">
            <w:rPr>
              <w:ins w:id="502" w:author="Usuario" w:date="2017-09-12T18:33:00Z"/>
              <w:rFonts w:ascii="Cambria" w:hAnsi="Cambria"/>
            </w:rPr>
          </w:rPrChange>
        </w:rPr>
      </w:pPr>
      <w:ins w:id="503" w:author="Usuario" w:date="2017-09-12T18:33:00Z">
        <w:r w:rsidRPr="00DE4EF5">
          <w:rPr>
            <w:rFonts w:ascii="Cambria" w:hAnsi="Cambria"/>
            <w:rPrChange w:id="504" w:author="Usuario" w:date="2017-09-12T20:52:00Z">
              <w:rPr>
                <w:rFonts w:ascii="Cambria" w:hAnsi="Cambria"/>
              </w:rPr>
            </w:rPrChange>
          </w:rPr>
          <w:t xml:space="preserve">Hilo de la interfaz gráfica de usuario (GUI): Este hilo se encarga de ir actualizando la GUI. Además, cuenta con los manejadores de eventos del GUI, donde se ejecuta el código de </w:t>
        </w:r>
        <w:proofErr w:type="spellStart"/>
        <w:r w:rsidRPr="00DE4EF5">
          <w:rPr>
            <w:rFonts w:ascii="Cambria" w:hAnsi="Cambria"/>
            <w:rPrChange w:id="505" w:author="Usuario" w:date="2017-09-12T20:52:00Z">
              <w:rPr>
                <w:rFonts w:ascii="Cambria" w:hAnsi="Cambria"/>
              </w:rPr>
            </w:rPrChange>
          </w:rPr>
          <w:t>MyAlgorithm</w:t>
        </w:r>
        <w:proofErr w:type="spellEnd"/>
        <w:r w:rsidRPr="00DE4EF5">
          <w:rPr>
            <w:rFonts w:ascii="Cambria" w:hAnsi="Cambria"/>
            <w:rPrChange w:id="506" w:author="Usuario" w:date="2017-09-12T20:52:00Z">
              <w:rPr>
                <w:rFonts w:ascii="Cambria" w:hAnsi="Cambria"/>
              </w:rPr>
            </w:rPrChange>
          </w:rPr>
          <w:t>. El intervalo de actualización de este hilo es muy importante. Es necesario que este intervalo sea pequeño, ya que tenemos que mostrar la posición del robot en el mapa en tiempo real. El hilo de ejecución de la GUI (</w:t>
        </w:r>
        <w:proofErr w:type="spellStart"/>
        <w:r w:rsidRPr="00DE4EF5">
          <w:rPr>
            <w:rFonts w:ascii="Cambria" w:hAnsi="Cambria"/>
            <w:rPrChange w:id="507" w:author="Usuario" w:date="2017-09-12T20:52:00Z">
              <w:rPr>
                <w:rFonts w:ascii="Cambria" w:hAnsi="Cambria"/>
              </w:rPr>
            </w:rPrChange>
          </w:rPr>
          <w:t>ThreadGUI</w:t>
        </w:r>
        <w:proofErr w:type="spellEnd"/>
        <w:r w:rsidRPr="00DE4EF5">
          <w:rPr>
            <w:rFonts w:ascii="Cambria" w:hAnsi="Cambria"/>
            <w:rPrChange w:id="508" w:author="Usuario" w:date="2017-09-12T20:52:00Z">
              <w:rPr>
                <w:rFonts w:ascii="Cambria" w:hAnsi="Cambria"/>
              </w:rPr>
            </w:rPrChange>
          </w:rPr>
          <w:t>) se actualizará cada 50 ms.</w:t>
        </w:r>
      </w:ins>
    </w:p>
    <w:p w:rsidR="00F80D65" w:rsidRPr="00C36A3B" w:rsidRDefault="00F80D65" w:rsidP="00C36A3B">
      <w:pPr>
        <w:pStyle w:val="SubTitulos-TFG"/>
        <w:numPr>
          <w:ilvl w:val="0"/>
          <w:numId w:val="0"/>
        </w:numPr>
        <w:spacing w:line="254" w:lineRule="auto"/>
        <w:rPr>
          <w:ins w:id="509" w:author="Usuario" w:date="2017-09-12T18:28:00Z"/>
          <w:rFonts w:ascii="Cambria" w:hAnsi="Cambria" w:cs="DejaVuSans"/>
          <w:color w:val="FF0000"/>
          <w:sz w:val="22"/>
          <w:szCs w:val="22"/>
          <w:rPrChange w:id="510" w:author="Usuario" w:date="2017-09-12T18:29:00Z">
            <w:rPr>
              <w:ins w:id="511" w:author="Usuario" w:date="2017-09-12T18:28:00Z"/>
              <w:sz w:val="22"/>
              <w:szCs w:val="22"/>
            </w:rPr>
          </w:rPrChange>
        </w:rPr>
      </w:pPr>
    </w:p>
    <w:p w:rsidR="00254C12" w:rsidRPr="00F739F8" w:rsidRDefault="00254C12">
      <w:pPr>
        <w:autoSpaceDE w:val="0"/>
        <w:autoSpaceDN w:val="0"/>
        <w:adjustRightInd w:val="0"/>
        <w:spacing w:after="0" w:line="240" w:lineRule="auto"/>
        <w:jc w:val="both"/>
        <w:rPr>
          <w:ins w:id="512" w:author="jessi_3118@hotmail.com" w:date="2017-09-11T20:59:00Z"/>
          <w:rFonts w:ascii="Cambria" w:hAnsi="Cambria" w:cs="DejaVuSans"/>
          <w:color w:val="FF0000"/>
          <w:rPrChange w:id="513" w:author="jessi_3118@hotmail.com" w:date="2017-09-11T20:59:00Z">
            <w:rPr>
              <w:ins w:id="514" w:author="jessi_3118@hotmail.com" w:date="2017-09-11T20:59:00Z"/>
              <w:rFonts w:ascii="DejaVuSans" w:hAnsi="DejaVuSans" w:cs="DejaVuSans"/>
              <w:color w:val="FF0000"/>
            </w:rPr>
          </w:rPrChange>
        </w:rPr>
        <w:pPrChange w:id="515" w:author="jessi_3118@hotmail.com" w:date="2017-09-11T20:59:00Z">
          <w:pPr>
            <w:pStyle w:val="SubTitulos-TFG"/>
            <w:numPr>
              <w:ilvl w:val="0"/>
              <w:numId w:val="0"/>
            </w:numPr>
            <w:spacing w:line="254" w:lineRule="auto"/>
            <w:ind w:left="0" w:firstLine="0"/>
          </w:pPr>
        </w:pPrChange>
      </w:pPr>
    </w:p>
    <w:p w:rsidR="00F739F8" w:rsidRDefault="00F739F8">
      <w:pPr>
        <w:autoSpaceDE w:val="0"/>
        <w:autoSpaceDN w:val="0"/>
        <w:adjustRightInd w:val="0"/>
        <w:spacing w:after="0" w:line="240" w:lineRule="auto"/>
        <w:rPr>
          <w:ins w:id="516" w:author="jessi_3118@hotmail.com" w:date="2017-09-11T21:04:00Z"/>
        </w:rPr>
        <w:pPrChange w:id="517" w:author="jessi_3118@hotmail.com" w:date="2017-09-11T20:59:00Z">
          <w:pPr>
            <w:pStyle w:val="SubTitulos-TFG"/>
            <w:numPr>
              <w:ilvl w:val="0"/>
              <w:numId w:val="0"/>
            </w:numPr>
            <w:spacing w:line="254" w:lineRule="auto"/>
            <w:ind w:left="0" w:firstLine="0"/>
          </w:pPr>
        </w:pPrChange>
      </w:pPr>
    </w:p>
    <w:p w:rsidR="000D3C80" w:rsidRDefault="000D3C80">
      <w:pPr>
        <w:pStyle w:val="SubSubTitulo"/>
        <w:numPr>
          <w:ilvl w:val="2"/>
          <w:numId w:val="37"/>
        </w:numPr>
        <w:spacing w:line="254" w:lineRule="auto"/>
        <w:rPr>
          <w:ins w:id="518" w:author="jessi_3118@hotmail.com" w:date="2017-09-11T21:04:00Z"/>
        </w:rPr>
        <w:pPrChange w:id="519" w:author="jessi_3118@hotmail.com" w:date="2017-09-11T21:05:00Z">
          <w:pPr>
            <w:pStyle w:val="SubSubTitulo"/>
            <w:numPr>
              <w:ilvl w:val="2"/>
              <w:numId w:val="26"/>
            </w:numPr>
            <w:spacing w:line="254" w:lineRule="auto"/>
            <w:ind w:left="720" w:hanging="720"/>
          </w:pPr>
        </w:pPrChange>
      </w:pPr>
      <w:ins w:id="520" w:author="jessi_3118@hotmail.com" w:date="2017-09-11T21:04:00Z">
        <w:r>
          <w:t>Interfaz gráfica de la práctica</w:t>
        </w:r>
      </w:ins>
    </w:p>
    <w:p w:rsidR="000D3C80" w:rsidRPr="005429FD" w:rsidRDefault="000D3C80" w:rsidP="000D3C80">
      <w:pPr>
        <w:jc w:val="both"/>
        <w:rPr>
          <w:ins w:id="521" w:author="jessi_3118@hotmail.com" w:date="2017-09-11T21:04:00Z"/>
          <w:rFonts w:ascii="Cambria" w:hAnsi="Cambria"/>
        </w:rPr>
      </w:pPr>
      <w:ins w:id="522" w:author="jessi_3118@hotmail.com" w:date="2017-09-11T21:04:00Z">
        <w:r w:rsidRPr="005429FD">
          <w:rPr>
            <w:rFonts w:ascii="Cambria" w:hAnsi="Cambria"/>
          </w:rPr>
          <w:t xml:space="preserve">La interfaz gráfica (GUI) de la práctica es un objeto de ayuda al alumno para poder realizar la solución a la práctica. Esta interfaz se realizará en PyQt5, dado que nos permite realizar interfaces con numerosos objetos gráficos (imágenes, botones, </w:t>
        </w:r>
        <w:proofErr w:type="spellStart"/>
        <w:r w:rsidRPr="005429FD">
          <w:rPr>
            <w:rFonts w:ascii="Cambria" w:hAnsi="Cambria"/>
          </w:rPr>
          <w:t>etc</w:t>
        </w:r>
        <w:proofErr w:type="spellEnd"/>
        <w:r w:rsidRPr="005429FD">
          <w:rPr>
            <w:rFonts w:ascii="Cambria" w:hAnsi="Cambria"/>
          </w:rPr>
          <w:t>).</w:t>
        </w:r>
      </w:ins>
    </w:p>
    <w:p w:rsidR="000D3C80" w:rsidRPr="005429FD" w:rsidRDefault="000D3C80" w:rsidP="000D3C80">
      <w:pPr>
        <w:jc w:val="both"/>
        <w:rPr>
          <w:ins w:id="523" w:author="jessi_3118@hotmail.com" w:date="2017-09-11T21:04:00Z"/>
          <w:rFonts w:ascii="Cambria" w:hAnsi="Cambria"/>
        </w:rPr>
      </w:pPr>
      <w:ins w:id="524" w:author="jessi_3118@hotmail.com" w:date="2017-09-11T21:04:00Z">
        <w:r w:rsidRPr="005429FD">
          <w:rPr>
            <w:rFonts w:ascii="Cambria" w:hAnsi="Cambria"/>
          </w:rPr>
          <w:t xml:space="preserve">La GUI de la práctica contiene una imagen del mapa del mundo de </w:t>
        </w:r>
        <w:proofErr w:type="spellStart"/>
        <w:r w:rsidRPr="005429FD">
          <w:rPr>
            <w:rFonts w:ascii="Cambria" w:hAnsi="Cambria"/>
          </w:rPr>
          <w:t>Gazebo</w:t>
        </w:r>
        <w:proofErr w:type="spellEnd"/>
        <w:r w:rsidRPr="005429FD">
          <w:rPr>
            <w:rFonts w:ascii="Cambria" w:hAnsi="Cambria"/>
          </w:rPr>
          <w:t xml:space="preserve"> a la izquierda. En esta imagen que se muestra en el visor podemos seleccionar el destino al que deseamos que el taxi llegue. En ella se pinta la posición y orientación del taxi mediante un triángulo azul. El pintado del triángulo se ha modificado puesto que al haber una desviación en la conversión del sistema de referencia del mundo a la imagen o al revés, se había hecho una traslación a la hora de pintar el triángulo que no era necesaria. Por lo que esta conversión ha sido eliminada. Además, al cambiar de modelo de taxi se vio que la orientación del taxi no era correcta porque el ángulo no estaba en grados como era de esperar. El ángulo que nos devuelve la orientación del taxi está en radianes. Por lo que se suponía que se debía pasar a grados para poder realizar el pintado del triángulo, pero la conversión era errónea, ya que se multiplicaba por 100 la orientación para pasar a grados. Esto ha sido modificado obteniendo los grados al multiplicar la orientación por 180 y dividir por pi. A continuación, podemos ver dos imágenes, una con la orientación del triángulo incorrecta y otra con la orientación correcta.</w:t>
        </w:r>
      </w:ins>
    </w:p>
    <w:p w:rsidR="000D3C80" w:rsidRDefault="000D3C80" w:rsidP="000D3C80">
      <w:pPr>
        <w:pStyle w:val="SubTitulos-TFG"/>
        <w:numPr>
          <w:ilvl w:val="0"/>
          <w:numId w:val="0"/>
        </w:numPr>
        <w:spacing w:line="254" w:lineRule="auto"/>
        <w:rPr>
          <w:ins w:id="525" w:author="jessi_3118@hotmail.com" w:date="2017-09-11T21:04:00Z"/>
          <w:rFonts w:asciiTheme="majorHAnsi" w:hAnsiTheme="majorHAnsi"/>
          <w:sz w:val="22"/>
          <w:szCs w:val="22"/>
        </w:rPr>
      </w:pPr>
    </w:p>
    <w:p w:rsidR="000D3C80" w:rsidRDefault="000D3C80" w:rsidP="000D3C80">
      <w:pPr>
        <w:pStyle w:val="SubTitulos-TFG"/>
        <w:numPr>
          <w:ilvl w:val="0"/>
          <w:numId w:val="0"/>
        </w:numPr>
        <w:spacing w:line="254" w:lineRule="auto"/>
        <w:jc w:val="center"/>
        <w:rPr>
          <w:ins w:id="526" w:author="jessi_3118@hotmail.com" w:date="2017-09-11T21:04:00Z"/>
          <w:rFonts w:asciiTheme="majorHAnsi" w:hAnsiTheme="majorHAnsi"/>
          <w:sz w:val="22"/>
          <w:szCs w:val="22"/>
        </w:rPr>
      </w:pPr>
      <w:ins w:id="527" w:author="jessi_3118@hotmail.com" w:date="2017-09-11T21:04:00Z">
        <w:r>
          <w:rPr>
            <w:rFonts w:asciiTheme="majorHAnsi" w:hAnsiTheme="majorHAnsi"/>
            <w:noProof/>
            <w:sz w:val="22"/>
            <w:szCs w:val="22"/>
            <w:lang w:eastAsia="es-ES"/>
          </w:rPr>
          <w:lastRenderedPageBreak/>
          <w:drawing>
            <wp:inline distT="0" distB="0" distL="0" distR="0" wp14:anchorId="7F2EE3F1" wp14:editId="44EB810C">
              <wp:extent cx="3950335" cy="30106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angulo_girado_mal.png"/>
                      <pic:cNvPicPr/>
                    </pic:nvPicPr>
                    <pic:blipFill rotWithShape="1">
                      <a:blip r:embed="rId12">
                        <a:extLst>
                          <a:ext uri="{28A0092B-C50C-407E-A947-70E740481C1C}">
                            <a14:useLocalDpi xmlns:a14="http://schemas.microsoft.com/office/drawing/2010/main" val="0"/>
                          </a:ext>
                        </a:extLst>
                      </a:blip>
                      <a:srcRect b="4161"/>
                      <a:stretch/>
                    </pic:blipFill>
                    <pic:spPr bwMode="auto">
                      <a:xfrm>
                        <a:off x="0" y="0"/>
                        <a:ext cx="3963158" cy="3020392"/>
                      </a:xfrm>
                      <a:prstGeom prst="rect">
                        <a:avLst/>
                      </a:prstGeom>
                      <a:ln>
                        <a:noFill/>
                      </a:ln>
                      <a:extLst>
                        <a:ext uri="{53640926-AAD7-44D8-BBD7-CCE9431645EC}">
                          <a14:shadowObscured xmlns:a14="http://schemas.microsoft.com/office/drawing/2010/main"/>
                        </a:ext>
                      </a:extLst>
                    </pic:spPr>
                  </pic:pic>
                </a:graphicData>
              </a:graphic>
            </wp:inline>
          </w:drawing>
        </w:r>
      </w:ins>
    </w:p>
    <w:p w:rsidR="000D3C80" w:rsidRPr="005429FD" w:rsidRDefault="000D3C80" w:rsidP="000D3C80">
      <w:pPr>
        <w:jc w:val="center"/>
        <w:rPr>
          <w:ins w:id="528" w:author="jessi_3118@hotmail.com" w:date="2017-09-11T21:04:00Z"/>
          <w:rFonts w:ascii="Cambria" w:hAnsi="Cambria" w:cs="CMBX12"/>
        </w:rPr>
      </w:pPr>
      <w:ins w:id="529" w:author="jessi_3118@hotmail.com" w:date="2017-09-11T21:04:00Z">
        <w:r w:rsidRPr="005429FD">
          <w:rPr>
            <w:rFonts w:ascii="Cambria" w:hAnsi="Cambria" w:cs="CMBX12"/>
          </w:rPr>
          <w:t>Figure 4.10: Interfaz gráfica con el triángulo que representa al taxi mal pintado</w:t>
        </w:r>
      </w:ins>
    </w:p>
    <w:p w:rsidR="000D3C80" w:rsidRDefault="000D3C80" w:rsidP="000D3C80">
      <w:pPr>
        <w:jc w:val="center"/>
        <w:rPr>
          <w:ins w:id="530" w:author="jessi_3118@hotmail.com" w:date="2017-09-11T21:04:00Z"/>
          <w:rFonts w:asciiTheme="majorHAnsi" w:hAnsiTheme="majorHAnsi"/>
        </w:rPr>
      </w:pPr>
      <w:ins w:id="531" w:author="jessi_3118@hotmail.com" w:date="2017-09-11T21:04:00Z">
        <w:r>
          <w:rPr>
            <w:rFonts w:asciiTheme="majorHAnsi" w:hAnsiTheme="majorHAnsi"/>
            <w:noProof/>
            <w:lang w:eastAsia="es-ES"/>
          </w:rPr>
          <w:drawing>
            <wp:inline distT="0" distB="0" distL="0" distR="0" wp14:anchorId="19C283CD" wp14:editId="56470C2A">
              <wp:extent cx="4053840" cy="3700732"/>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iangulo_giro_correcto.png"/>
                      <pic:cNvPicPr/>
                    </pic:nvPicPr>
                    <pic:blipFill rotWithShape="1">
                      <a:blip r:embed="rId13">
                        <a:extLst>
                          <a:ext uri="{28A0092B-C50C-407E-A947-70E740481C1C}">
                            <a14:useLocalDpi xmlns:a14="http://schemas.microsoft.com/office/drawing/2010/main" val="0"/>
                          </a:ext>
                        </a:extLst>
                      </a:blip>
                      <a:srcRect b="3298"/>
                      <a:stretch/>
                    </pic:blipFill>
                    <pic:spPr bwMode="auto">
                      <a:xfrm>
                        <a:off x="0" y="0"/>
                        <a:ext cx="4065387" cy="3711273"/>
                      </a:xfrm>
                      <a:prstGeom prst="rect">
                        <a:avLst/>
                      </a:prstGeom>
                      <a:ln>
                        <a:noFill/>
                      </a:ln>
                      <a:extLst>
                        <a:ext uri="{53640926-AAD7-44D8-BBD7-CCE9431645EC}">
                          <a14:shadowObscured xmlns:a14="http://schemas.microsoft.com/office/drawing/2010/main"/>
                        </a:ext>
                      </a:extLst>
                    </pic:spPr>
                  </pic:pic>
                </a:graphicData>
              </a:graphic>
            </wp:inline>
          </w:drawing>
        </w:r>
      </w:ins>
    </w:p>
    <w:p w:rsidR="000D3C80" w:rsidRPr="005429FD" w:rsidRDefault="000D3C80" w:rsidP="000D3C80">
      <w:pPr>
        <w:jc w:val="center"/>
        <w:rPr>
          <w:ins w:id="532" w:author="jessi_3118@hotmail.com" w:date="2017-09-11T21:04:00Z"/>
          <w:rFonts w:ascii="Cambria" w:hAnsi="Cambria" w:cs="CMBX12"/>
        </w:rPr>
      </w:pPr>
      <w:ins w:id="533" w:author="jessi_3118@hotmail.com" w:date="2017-09-11T21:04:00Z">
        <w:r w:rsidRPr="005429FD">
          <w:rPr>
            <w:rFonts w:ascii="Cambria" w:hAnsi="Cambria" w:cs="CMBX12"/>
          </w:rPr>
          <w:t>Figure 4.11: Interfaz gráfica con el triángulo que representa al taxi correctamente pintado</w:t>
        </w:r>
      </w:ins>
    </w:p>
    <w:p w:rsidR="000D3C80" w:rsidRDefault="000D3C80" w:rsidP="000D3C80">
      <w:pPr>
        <w:jc w:val="both"/>
        <w:rPr>
          <w:ins w:id="534" w:author="jessi_3118@hotmail.com" w:date="2017-09-11T21:04:00Z"/>
          <w:rFonts w:asciiTheme="majorHAnsi" w:hAnsiTheme="majorHAnsi"/>
        </w:rPr>
      </w:pPr>
    </w:p>
    <w:p w:rsidR="000D3C80" w:rsidRPr="005429FD" w:rsidRDefault="000D3C80">
      <w:pPr>
        <w:jc w:val="both"/>
        <w:rPr>
          <w:ins w:id="535" w:author="jessi_3118@hotmail.com" w:date="2017-09-11T21:04:00Z"/>
          <w:rFonts w:ascii="Cambria" w:hAnsi="Cambria"/>
        </w:rPr>
        <w:pPrChange w:id="536" w:author="Usuario" w:date="2017-09-12T17:45:00Z">
          <w:pPr/>
        </w:pPrChange>
      </w:pPr>
      <w:ins w:id="537" w:author="jessi_3118@hotmail.com" w:date="2017-09-11T21:04:00Z">
        <w:r w:rsidRPr="005429FD">
          <w:rPr>
            <w:rFonts w:ascii="Cambria" w:hAnsi="Cambria"/>
          </w:rPr>
          <w:t xml:space="preserve">Esta interfaz gráfica además muestra un </w:t>
        </w:r>
        <w:proofErr w:type="spellStart"/>
        <w:r w:rsidRPr="005429FD">
          <w:rPr>
            <w:rFonts w:ascii="Cambria" w:hAnsi="Cambria"/>
          </w:rPr>
          <w:t>teleoperador</w:t>
        </w:r>
        <w:proofErr w:type="spellEnd"/>
        <w:r w:rsidRPr="005429FD">
          <w:rPr>
            <w:rFonts w:ascii="Cambria" w:hAnsi="Cambria"/>
          </w:rPr>
          <w:t xml:space="preserve"> a la derecha con el que se puede mover manualmente el taxi en el mundo de </w:t>
        </w:r>
        <w:proofErr w:type="spellStart"/>
        <w:r w:rsidRPr="005429FD">
          <w:rPr>
            <w:rFonts w:ascii="Cambria" w:hAnsi="Cambria"/>
          </w:rPr>
          <w:t>Gazebo</w:t>
        </w:r>
        <w:proofErr w:type="spellEnd"/>
        <w:r w:rsidRPr="005429FD">
          <w:rPr>
            <w:rFonts w:ascii="Cambria" w:hAnsi="Cambria"/>
          </w:rPr>
          <w:t xml:space="preserve"> si se desea. En la interfaz además se muestra debajo del mapa del mundo la posición que tiene el taxi al iniciarse la práctica en el eje X y en el eje Y. Por otra parte, debajo del </w:t>
        </w:r>
        <w:proofErr w:type="spellStart"/>
        <w:r w:rsidRPr="005429FD">
          <w:rPr>
            <w:rFonts w:ascii="Cambria" w:hAnsi="Cambria"/>
          </w:rPr>
          <w:t>teleoperador</w:t>
        </w:r>
        <w:proofErr w:type="spellEnd"/>
        <w:r w:rsidRPr="005429FD">
          <w:rPr>
            <w:rFonts w:ascii="Cambria" w:hAnsi="Cambria"/>
          </w:rPr>
          <w:t xml:space="preserve"> podemos ver la velocidad lineal y velocidad angular que tiene al teledirigir el taxi.</w:t>
        </w:r>
      </w:ins>
    </w:p>
    <w:p w:rsidR="000D3C80" w:rsidRPr="005429FD" w:rsidRDefault="000D3C80">
      <w:pPr>
        <w:jc w:val="both"/>
        <w:rPr>
          <w:ins w:id="538" w:author="jessi_3118@hotmail.com" w:date="2017-09-11T21:04:00Z"/>
          <w:rFonts w:ascii="Cambria" w:hAnsi="Cambria"/>
        </w:rPr>
        <w:pPrChange w:id="539" w:author="Usuario" w:date="2017-09-12T17:45:00Z">
          <w:pPr/>
        </w:pPrChange>
      </w:pPr>
      <w:ins w:id="540" w:author="jessi_3118@hotmail.com" w:date="2017-09-11T21:04:00Z">
        <w:r w:rsidRPr="005429FD">
          <w:rPr>
            <w:rFonts w:ascii="Cambria" w:hAnsi="Cambria"/>
          </w:rPr>
          <w:lastRenderedPageBreak/>
          <w:t>La GUI posee tres botones, de los cuales dos de ellos serán utilizados para poder ver cómo se lleva a cabo el algoritmo que ha programado el alumno. Cuando pulsamos el botón donde pone “</w:t>
        </w:r>
        <w:proofErr w:type="spellStart"/>
        <w:r w:rsidRPr="005429FD">
          <w:rPr>
            <w:rFonts w:ascii="Cambria" w:hAnsi="Cambria"/>
          </w:rPr>
          <w:t>Generate</w:t>
        </w:r>
        <w:proofErr w:type="spellEnd"/>
        <w:r w:rsidRPr="005429FD">
          <w:rPr>
            <w:rFonts w:ascii="Cambria" w:hAnsi="Cambria"/>
          </w:rPr>
          <w:t xml:space="preserve"> </w:t>
        </w:r>
        <w:proofErr w:type="spellStart"/>
        <w:r w:rsidRPr="005429FD">
          <w:rPr>
            <w:rFonts w:ascii="Cambria" w:hAnsi="Cambria"/>
          </w:rPr>
          <w:t>Path</w:t>
        </w:r>
        <w:proofErr w:type="spellEnd"/>
        <w:r w:rsidRPr="005429FD">
          <w:rPr>
            <w:rFonts w:ascii="Cambria" w:hAnsi="Cambria"/>
          </w:rPr>
          <w:t>”, podemos ver el resultado del código que resuelve la parte de la planificación y cómo nos genera en la imagen del mapa una ruta. De ser pulsado el botón “GO!” se activará la parte de código que ejecuta el pilotaje del taxi, y podremos ver cómo nuestro taxi navega por las carreteras de la ciudad.</w:t>
        </w:r>
      </w:ins>
    </w:p>
    <w:p w:rsidR="000D3C80" w:rsidRPr="005429FD" w:rsidRDefault="000D3C80" w:rsidP="00627C88">
      <w:pPr>
        <w:jc w:val="both"/>
        <w:rPr>
          <w:ins w:id="541" w:author="jessi_3118@hotmail.com" w:date="2017-09-11T21:04:00Z"/>
          <w:rFonts w:ascii="Cambria" w:hAnsi="Cambria"/>
        </w:rPr>
      </w:pPr>
      <w:ins w:id="542" w:author="jessi_3118@hotmail.com" w:date="2017-09-11T21:04:00Z">
        <w:r w:rsidRPr="005429FD">
          <w:rPr>
            <w:rFonts w:ascii="Cambria" w:hAnsi="Cambria"/>
          </w:rPr>
          <w:t xml:space="preserve">El tercer botón sirve para cuando estamos empleando el </w:t>
        </w:r>
        <w:proofErr w:type="spellStart"/>
        <w:r w:rsidRPr="005429FD">
          <w:rPr>
            <w:rFonts w:ascii="Cambria" w:hAnsi="Cambria"/>
          </w:rPr>
          <w:t>teleoperador</w:t>
        </w:r>
        <w:proofErr w:type="spellEnd"/>
        <w:r w:rsidRPr="005429FD">
          <w:rPr>
            <w:rFonts w:ascii="Cambria" w:hAnsi="Cambria"/>
          </w:rPr>
          <w:t>. Este botón nos permitirá parar el taxi si queremos.</w:t>
        </w:r>
      </w:ins>
    </w:p>
    <w:p w:rsidR="000D3C80" w:rsidRPr="005429FD" w:rsidRDefault="000D3C80" w:rsidP="00C36A3B">
      <w:pPr>
        <w:jc w:val="both"/>
        <w:rPr>
          <w:ins w:id="543" w:author="jessi_3118@hotmail.com" w:date="2017-09-11T21:04:00Z"/>
          <w:rFonts w:ascii="Cambria" w:hAnsi="Cambria"/>
        </w:rPr>
      </w:pPr>
      <w:ins w:id="544" w:author="jessi_3118@hotmail.com" w:date="2017-09-11T21:04:00Z">
        <w:r w:rsidRPr="005429FD">
          <w:rPr>
            <w:rFonts w:ascii="Cambria" w:hAnsi="Cambria"/>
          </w:rPr>
          <w:t>Se ha modificado el tamaño del visor de la imagen que muestra la GUI, ya que antiguamente no se podía ver la parte inferior del mapa en la GUI, por lo que existían puntos de la carretera a los que no podíamos ir. En las siguientes imágenes se puede comprobar la diferencia que acabamos de mencionar entre la antigua GUI y la actual:</w:t>
        </w:r>
      </w:ins>
    </w:p>
    <w:p w:rsidR="000D3C80" w:rsidRDefault="000D3C80" w:rsidP="000D3C80">
      <w:pPr>
        <w:jc w:val="center"/>
        <w:rPr>
          <w:ins w:id="545" w:author="jessi_3118@hotmail.com" w:date="2017-09-11T21:04:00Z"/>
          <w:rFonts w:asciiTheme="majorHAnsi" w:hAnsiTheme="majorHAnsi"/>
        </w:rPr>
      </w:pPr>
      <w:ins w:id="546" w:author="jessi_3118@hotmail.com" w:date="2017-09-11T21:04:00Z">
        <w:r>
          <w:rPr>
            <w:rFonts w:asciiTheme="majorHAnsi" w:hAnsiTheme="majorHAnsi"/>
            <w:noProof/>
            <w:lang w:eastAsia="es-ES"/>
          </w:rPr>
          <w:drawing>
            <wp:inline distT="0" distB="0" distL="0" distR="0" wp14:anchorId="7EAA860A" wp14:editId="6EE52537">
              <wp:extent cx="3648973" cy="2450098"/>
              <wp:effectExtent l="0" t="0" r="889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mal.png"/>
                      <pic:cNvPicPr/>
                    </pic:nvPicPr>
                    <pic:blipFill>
                      <a:blip r:embed="rId14">
                        <a:extLst>
                          <a:ext uri="{28A0092B-C50C-407E-A947-70E740481C1C}">
                            <a14:useLocalDpi xmlns:a14="http://schemas.microsoft.com/office/drawing/2010/main" val="0"/>
                          </a:ext>
                        </a:extLst>
                      </a:blip>
                      <a:stretch>
                        <a:fillRect/>
                      </a:stretch>
                    </pic:blipFill>
                    <pic:spPr>
                      <a:xfrm>
                        <a:off x="0" y="0"/>
                        <a:ext cx="3670661" cy="2464661"/>
                      </a:xfrm>
                      <a:prstGeom prst="rect">
                        <a:avLst/>
                      </a:prstGeom>
                    </pic:spPr>
                  </pic:pic>
                </a:graphicData>
              </a:graphic>
            </wp:inline>
          </w:drawing>
        </w:r>
      </w:ins>
    </w:p>
    <w:p w:rsidR="000D3C80" w:rsidRDefault="000D3C80" w:rsidP="000D3C80">
      <w:pPr>
        <w:jc w:val="center"/>
        <w:rPr>
          <w:ins w:id="547" w:author="jessi_3118@hotmail.com" w:date="2017-09-11T21:04:00Z"/>
          <w:rFonts w:ascii="Cambria" w:hAnsi="Cambria" w:cs="CMBX12"/>
        </w:rPr>
      </w:pPr>
      <w:ins w:id="548" w:author="jessi_3118@hotmail.com" w:date="2017-09-11T21:04:00Z">
        <w:r w:rsidRPr="004E4D20">
          <w:rPr>
            <w:rFonts w:ascii="Cambria" w:hAnsi="Cambria" w:cs="CMBX12"/>
          </w:rPr>
          <w:t>Figure 4.12: Interfaz gráfica (GUI) antigua del GPP</w:t>
        </w:r>
      </w:ins>
    </w:p>
    <w:p w:rsidR="000D3C80" w:rsidRPr="004E4D20" w:rsidRDefault="000D3C80" w:rsidP="000D3C80">
      <w:pPr>
        <w:jc w:val="center"/>
        <w:rPr>
          <w:ins w:id="549" w:author="jessi_3118@hotmail.com" w:date="2017-09-11T21:04:00Z"/>
          <w:rFonts w:ascii="Cambria" w:hAnsi="Cambria" w:cs="CMBX12"/>
        </w:rPr>
      </w:pPr>
    </w:p>
    <w:p w:rsidR="000D3C80" w:rsidRDefault="000D3C80" w:rsidP="000D3C80">
      <w:pPr>
        <w:pStyle w:val="SubTitulos-TFG"/>
        <w:numPr>
          <w:ilvl w:val="0"/>
          <w:numId w:val="0"/>
        </w:numPr>
        <w:jc w:val="center"/>
        <w:rPr>
          <w:ins w:id="550" w:author="jessi_3118@hotmail.com" w:date="2017-09-11T21:04:00Z"/>
          <w:rFonts w:asciiTheme="minorHAnsi" w:hAnsiTheme="minorHAnsi" w:cstheme="minorHAnsi"/>
          <w:sz w:val="22"/>
          <w:szCs w:val="22"/>
        </w:rPr>
      </w:pPr>
      <w:ins w:id="551" w:author="jessi_3118@hotmail.com" w:date="2017-09-11T21:04:00Z">
        <w:r>
          <w:rPr>
            <w:rFonts w:asciiTheme="minorHAnsi" w:hAnsiTheme="minorHAnsi" w:cstheme="minorHAnsi"/>
            <w:noProof/>
            <w:sz w:val="22"/>
            <w:szCs w:val="22"/>
            <w:lang w:eastAsia="es-ES"/>
          </w:rPr>
          <w:drawing>
            <wp:inline distT="0" distB="0" distL="0" distR="0" wp14:anchorId="67D1AB49" wp14:editId="71A4F68B">
              <wp:extent cx="3562709" cy="23877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678" cy="2400421"/>
                      </a:xfrm>
                      <a:prstGeom prst="rect">
                        <a:avLst/>
                      </a:prstGeom>
                      <a:noFill/>
                      <a:ln>
                        <a:noFill/>
                      </a:ln>
                    </pic:spPr>
                  </pic:pic>
                </a:graphicData>
              </a:graphic>
            </wp:inline>
          </w:drawing>
        </w:r>
      </w:ins>
    </w:p>
    <w:p w:rsidR="000D3C80" w:rsidRDefault="000D3C80" w:rsidP="000D3C80">
      <w:pPr>
        <w:jc w:val="center"/>
        <w:rPr>
          <w:ins w:id="552" w:author="jessi_3118@hotmail.com" w:date="2017-09-11T21:04:00Z"/>
          <w:rFonts w:ascii="Cambria" w:hAnsi="Cambria"/>
        </w:rPr>
      </w:pPr>
      <w:ins w:id="553" w:author="jessi_3118@hotmail.com" w:date="2017-09-11T21:04:00Z">
        <w:r w:rsidRPr="004E4D20">
          <w:rPr>
            <w:rFonts w:ascii="Cambria" w:hAnsi="Cambria"/>
          </w:rPr>
          <w:t>Figure 4.13: Interfaz gráfica (GUI) actual del GPP</w:t>
        </w:r>
      </w:ins>
    </w:p>
    <w:p w:rsidR="000D3C80" w:rsidRDefault="000D3C80">
      <w:pPr>
        <w:autoSpaceDE w:val="0"/>
        <w:autoSpaceDN w:val="0"/>
        <w:adjustRightInd w:val="0"/>
        <w:spacing w:after="0" w:line="240" w:lineRule="auto"/>
        <w:rPr>
          <w:ins w:id="554" w:author="jessi_3118@hotmail.com" w:date="2017-09-11T21:56:00Z"/>
        </w:rPr>
        <w:pPrChange w:id="555" w:author="jessi_3118@hotmail.com" w:date="2017-09-11T20:59:00Z">
          <w:pPr>
            <w:pStyle w:val="SubTitulos-TFG"/>
            <w:numPr>
              <w:ilvl w:val="0"/>
              <w:numId w:val="0"/>
            </w:numPr>
            <w:spacing w:line="254" w:lineRule="auto"/>
            <w:ind w:left="0" w:firstLine="0"/>
          </w:pPr>
        </w:pPrChange>
      </w:pPr>
    </w:p>
    <w:p w:rsidR="00E93610" w:rsidRDefault="00E93610">
      <w:pPr>
        <w:autoSpaceDE w:val="0"/>
        <w:autoSpaceDN w:val="0"/>
        <w:adjustRightInd w:val="0"/>
        <w:spacing w:after="0" w:line="240" w:lineRule="auto"/>
        <w:rPr>
          <w:ins w:id="556" w:author="Usuario" w:date="2017-09-12T20:56:00Z"/>
        </w:rPr>
        <w:pPrChange w:id="557" w:author="jessi_3118@hotmail.com" w:date="2017-09-11T20:59:00Z">
          <w:pPr>
            <w:pStyle w:val="SubTitulos-TFG"/>
            <w:numPr>
              <w:ilvl w:val="0"/>
              <w:numId w:val="0"/>
            </w:numPr>
            <w:spacing w:line="254" w:lineRule="auto"/>
            <w:ind w:left="0" w:firstLine="0"/>
          </w:pPr>
        </w:pPrChange>
      </w:pPr>
    </w:p>
    <w:p w:rsidR="005F4A22" w:rsidRDefault="005F4A22">
      <w:pPr>
        <w:autoSpaceDE w:val="0"/>
        <w:autoSpaceDN w:val="0"/>
        <w:adjustRightInd w:val="0"/>
        <w:spacing w:after="0" w:line="240" w:lineRule="auto"/>
        <w:rPr>
          <w:ins w:id="558" w:author="jessi_3118@hotmail.com" w:date="2017-09-11T21:00:00Z"/>
        </w:rPr>
        <w:pPrChange w:id="559" w:author="jessi_3118@hotmail.com" w:date="2017-09-11T20:59:00Z">
          <w:pPr>
            <w:pStyle w:val="SubTitulos-TFG"/>
            <w:numPr>
              <w:ilvl w:val="0"/>
              <w:numId w:val="0"/>
            </w:numPr>
            <w:spacing w:line="254" w:lineRule="auto"/>
            <w:ind w:left="0" w:firstLine="0"/>
          </w:pPr>
        </w:pPrChange>
      </w:pPr>
    </w:p>
    <w:p w:rsidR="00620EEA" w:rsidRDefault="00620EEA">
      <w:pPr>
        <w:pStyle w:val="SubSubTitulo"/>
        <w:numPr>
          <w:ilvl w:val="2"/>
          <w:numId w:val="37"/>
        </w:numPr>
        <w:spacing w:line="254" w:lineRule="auto"/>
        <w:rPr>
          <w:moveTo w:id="560" w:author="jessi_3118@hotmail.com" w:date="2017-09-11T21:01:00Z"/>
        </w:rPr>
        <w:pPrChange w:id="561" w:author="jessi_3118@hotmail.com" w:date="2017-09-11T21:56:00Z">
          <w:pPr>
            <w:pStyle w:val="SubSubTitulo"/>
            <w:numPr>
              <w:ilvl w:val="2"/>
              <w:numId w:val="26"/>
            </w:numPr>
            <w:spacing w:line="254" w:lineRule="auto"/>
            <w:ind w:left="720" w:hanging="720"/>
          </w:pPr>
        </w:pPrChange>
      </w:pPr>
      <w:moveToRangeStart w:id="562" w:author="jessi_3118@hotmail.com" w:date="2017-09-11T21:01:00Z" w:name="move492926988"/>
      <w:moveTo w:id="563" w:author="jessi_3118@hotmail.com" w:date="2017-09-11T21:01:00Z">
        <w:del w:id="564" w:author="jessi_3118@hotmail.com" w:date="2017-09-11T21:01:00Z">
          <w:r w:rsidDel="00620EEA">
            <w:lastRenderedPageBreak/>
            <w:delText>Componente</w:delText>
          </w:r>
        </w:del>
      </w:moveTo>
      <w:ins w:id="565" w:author="jessi_3118@hotmail.com" w:date="2017-09-11T21:01:00Z">
        <w:r>
          <w:t>Clase</w:t>
        </w:r>
      </w:ins>
      <w:moveTo w:id="566" w:author="jessi_3118@hotmail.com" w:date="2017-09-11T21:01:00Z">
        <w:r>
          <w:t xml:space="preserve"> </w:t>
        </w:r>
        <w:proofErr w:type="spellStart"/>
        <w:r>
          <w:t>Grid</w:t>
        </w:r>
        <w:proofErr w:type="spellEnd"/>
      </w:moveTo>
    </w:p>
    <w:p w:rsidR="00620EEA" w:rsidRDefault="00620EEA" w:rsidP="00620EEA">
      <w:pPr>
        <w:pStyle w:val="SubSubTitulo"/>
        <w:spacing w:line="254" w:lineRule="auto"/>
        <w:ind w:left="0" w:firstLine="0"/>
        <w:rPr>
          <w:moveTo w:id="567" w:author="jessi_3118@hotmail.com" w:date="2017-09-11T21:01:00Z"/>
          <w:sz w:val="22"/>
          <w:szCs w:val="22"/>
        </w:rPr>
      </w:pPr>
    </w:p>
    <w:p w:rsidR="00620EEA" w:rsidRDefault="00620EEA" w:rsidP="00620EEA">
      <w:pPr>
        <w:pStyle w:val="SubSubTitulo"/>
        <w:spacing w:line="254" w:lineRule="auto"/>
        <w:ind w:left="0" w:firstLine="0"/>
        <w:rPr>
          <w:moveTo w:id="568" w:author="jessi_3118@hotmail.com" w:date="2017-09-11T21:01:00Z"/>
          <w:sz w:val="22"/>
          <w:szCs w:val="22"/>
        </w:rPr>
      </w:pPr>
      <w:moveTo w:id="569" w:author="jessi_3118@hotmail.com" w:date="2017-09-11T21:01:00Z">
        <w:r>
          <w:rPr>
            <w:sz w:val="22"/>
            <w:szCs w:val="22"/>
          </w:rPr>
          <w:t xml:space="preserve">El componente </w:t>
        </w:r>
        <w:proofErr w:type="spellStart"/>
        <w:r>
          <w:rPr>
            <w:sz w:val="22"/>
            <w:szCs w:val="22"/>
          </w:rPr>
          <w:t>Grid</w:t>
        </w:r>
        <w:proofErr w:type="spellEnd"/>
        <w:r>
          <w:rPr>
            <w:sz w:val="22"/>
            <w:szCs w:val="22"/>
          </w:rPr>
          <w:t xml:space="preserve"> se creó en la anterior versión de “</w:t>
        </w:r>
        <w:proofErr w:type="spellStart"/>
        <w:del w:id="570" w:author="jessi_3118@hotmail.com" w:date="2017-09-11T21:02:00Z">
          <w:r w:rsidDel="00750A47">
            <w:rPr>
              <w:sz w:val="22"/>
              <w:szCs w:val="22"/>
            </w:rPr>
            <w:delText>global_navigation</w:delText>
          </w:r>
        </w:del>
      </w:moveTo>
      <w:ins w:id="571" w:author="jessi_3118@hotmail.com" w:date="2017-09-11T21:02:00Z">
        <w:r w:rsidR="00750A47">
          <w:rPr>
            <w:sz w:val="22"/>
            <w:szCs w:val="22"/>
          </w:rPr>
          <w:t>TeleTaxi</w:t>
        </w:r>
      </w:ins>
      <w:proofErr w:type="spellEnd"/>
      <w:moveTo w:id="572" w:author="jessi_3118@hotmail.com" w:date="2017-09-11T21:01:00Z">
        <w:r>
          <w:rPr>
            <w:sz w:val="22"/>
            <w:szCs w:val="22"/>
          </w:rPr>
          <w:t>”, pero se han modificado algunos aspectos en esta versión.</w:t>
        </w:r>
      </w:moveTo>
      <w:ins w:id="573" w:author="Usuario" w:date="2017-09-12T17:48:00Z">
        <w:r w:rsidR="00AA621D">
          <w:rPr>
            <w:sz w:val="22"/>
            <w:szCs w:val="22"/>
          </w:rPr>
          <w:t xml:space="preserve"> Este componente ofrece un mapa que ayuda al programador a resolver la práctica</w:t>
        </w:r>
      </w:ins>
      <w:ins w:id="574" w:author="Usuario" w:date="2017-09-12T17:49:00Z">
        <w:r w:rsidR="00EE59B1">
          <w:rPr>
            <w:sz w:val="22"/>
            <w:szCs w:val="22"/>
          </w:rPr>
          <w:t xml:space="preserve">, </w:t>
        </w:r>
      </w:ins>
      <w:ins w:id="575" w:author="Usuario" w:date="2017-09-12T17:50:00Z">
        <w:r w:rsidR="00EE59B1">
          <w:rPr>
            <w:sz w:val="22"/>
            <w:szCs w:val="22"/>
          </w:rPr>
          <w:t xml:space="preserve">permite manipular el mapa de ocupación, crear la rejilla que se emplea para el cálculo del campo, permite controlar la variable </w:t>
        </w:r>
      </w:ins>
      <w:ins w:id="576" w:author="Usuario" w:date="2017-09-12T17:51:00Z">
        <w:r w:rsidR="00EE59B1">
          <w:rPr>
            <w:sz w:val="22"/>
            <w:szCs w:val="22"/>
          </w:rPr>
          <w:t>“destino de navegación”</w:t>
        </w:r>
      </w:ins>
      <w:ins w:id="577" w:author="Usuario" w:date="2017-09-12T17:48:00Z">
        <w:r w:rsidR="00AA621D">
          <w:rPr>
            <w:sz w:val="22"/>
            <w:szCs w:val="22"/>
          </w:rPr>
          <w:t>.</w:t>
        </w:r>
      </w:ins>
    </w:p>
    <w:p w:rsidR="00620EEA" w:rsidRDefault="00620EEA" w:rsidP="00620EEA">
      <w:pPr>
        <w:pStyle w:val="SubSubTitulo"/>
        <w:spacing w:line="254" w:lineRule="auto"/>
        <w:ind w:left="0" w:firstLine="0"/>
        <w:rPr>
          <w:moveTo w:id="578" w:author="jessi_3118@hotmail.com" w:date="2017-09-11T21:01:00Z"/>
          <w:sz w:val="22"/>
          <w:szCs w:val="22"/>
        </w:rPr>
      </w:pPr>
    </w:p>
    <w:p w:rsidR="00620EEA" w:rsidRDefault="00620EEA" w:rsidP="00620EEA">
      <w:pPr>
        <w:pStyle w:val="SubSubTitulo"/>
        <w:spacing w:line="254" w:lineRule="auto"/>
        <w:ind w:left="0" w:firstLine="0"/>
        <w:rPr>
          <w:moveTo w:id="579" w:author="jessi_3118@hotmail.com" w:date="2017-09-11T21:01:00Z"/>
          <w:sz w:val="22"/>
          <w:szCs w:val="22"/>
        </w:rPr>
      </w:pPr>
      <w:moveTo w:id="580" w:author="jessi_3118@hotmail.com" w:date="2017-09-11T21:01:00Z">
        <w:r>
          <w:rPr>
            <w:sz w:val="22"/>
            <w:szCs w:val="22"/>
          </w:rPr>
          <w:t>Este componente es el que se encarga de capturar información del mundo, crear una rejilla donde se almacenará el campo de la expansión y comunicarse con la interfaz gráfica. Este componente será lanzado al ejecutar la práctica y lanzar la GUI.</w:t>
        </w:r>
      </w:moveTo>
    </w:p>
    <w:p w:rsidR="00620EEA" w:rsidRDefault="00620EEA" w:rsidP="00620EEA">
      <w:pPr>
        <w:pStyle w:val="SubSubTitulo"/>
        <w:spacing w:line="254" w:lineRule="auto"/>
        <w:ind w:left="0" w:firstLine="0"/>
        <w:rPr>
          <w:moveTo w:id="581" w:author="jessi_3118@hotmail.com" w:date="2017-09-11T21:01:00Z"/>
          <w:sz w:val="22"/>
          <w:szCs w:val="22"/>
        </w:rPr>
      </w:pPr>
    </w:p>
    <w:p w:rsidR="00620EEA" w:rsidRDefault="00620EEA" w:rsidP="00620EEA">
      <w:pPr>
        <w:pStyle w:val="SubSubTitulo"/>
        <w:spacing w:line="254" w:lineRule="auto"/>
        <w:ind w:left="0" w:firstLine="0"/>
        <w:rPr>
          <w:moveTo w:id="582" w:author="jessi_3118@hotmail.com" w:date="2017-09-11T21:01:00Z"/>
          <w:sz w:val="22"/>
          <w:szCs w:val="22"/>
        </w:rPr>
      </w:pPr>
      <w:moveTo w:id="583" w:author="jessi_3118@hotmail.com" w:date="2017-09-11T21:01:00Z">
        <w:r>
          <w:rPr>
            <w:sz w:val="22"/>
            <w:szCs w:val="22"/>
          </w:rPr>
          <w:t>El componente se crea mediante una clase (</w:t>
        </w:r>
        <w:proofErr w:type="spellStart"/>
        <w:r>
          <w:rPr>
            <w:sz w:val="22"/>
            <w:szCs w:val="22"/>
          </w:rPr>
          <w:t>Grid</w:t>
        </w:r>
        <w:proofErr w:type="spellEnd"/>
        <w:r>
          <w:rPr>
            <w:sz w:val="22"/>
            <w:szCs w:val="22"/>
          </w:rPr>
          <w:t xml:space="preserve">) que será instanciada en el programa principal (globalNavigation.py). Cuando es lanzado este componente, se crea una rejilla del tamaño de la imagen del mapa que tiene la interfaz gráfica (400 x 400 píxeles). Esta rejilla se crea para poder guardar información acerca del mundo. Será utilizada por el alumno para guardar los valores del campo del gradiente (será explicado en el punto </w:t>
        </w:r>
        <w:r w:rsidRPr="00C51F66">
          <w:rPr>
            <w:color w:val="FF0000"/>
            <w:sz w:val="22"/>
            <w:szCs w:val="22"/>
            <w:rPrChange w:id="584" w:author="Usuario" w:date="2017-09-12T20:51:00Z">
              <w:rPr>
                <w:sz w:val="22"/>
                <w:szCs w:val="22"/>
              </w:rPr>
            </w:rPrChange>
          </w:rPr>
          <w:t>4.</w:t>
        </w:r>
      </w:moveTo>
      <w:ins w:id="585" w:author="Usuario" w:date="2017-09-12T20:44:00Z">
        <w:r w:rsidR="00EE1F60" w:rsidRPr="00C51F66">
          <w:rPr>
            <w:color w:val="FF0000"/>
            <w:sz w:val="22"/>
            <w:szCs w:val="22"/>
            <w:rPrChange w:id="586" w:author="Usuario" w:date="2017-09-12T20:51:00Z">
              <w:rPr>
                <w:sz w:val="22"/>
                <w:szCs w:val="22"/>
              </w:rPr>
            </w:rPrChange>
          </w:rPr>
          <w:t>4</w:t>
        </w:r>
      </w:ins>
      <w:moveTo w:id="587" w:author="jessi_3118@hotmail.com" w:date="2017-09-11T21:01:00Z">
        <w:del w:id="588" w:author="Usuario" w:date="2017-09-12T20:44:00Z">
          <w:r w:rsidDel="00EE1F60">
            <w:rPr>
              <w:sz w:val="22"/>
              <w:szCs w:val="22"/>
            </w:rPr>
            <w:delText>6</w:delText>
          </w:r>
        </w:del>
        <w:r>
          <w:rPr>
            <w:sz w:val="22"/>
            <w:szCs w:val="22"/>
          </w:rPr>
          <w:t xml:space="preserve">) y ayudará a realizar el pilotaje del robot. Además, se inicializa otra rejilla, llamada </w:t>
        </w:r>
        <w:proofErr w:type="spellStart"/>
        <w:r>
          <w:rPr>
            <w:sz w:val="22"/>
            <w:szCs w:val="22"/>
          </w:rPr>
          <w:t>path</w:t>
        </w:r>
        <w:proofErr w:type="spellEnd"/>
        <w:r>
          <w:rPr>
            <w:sz w:val="22"/>
            <w:szCs w:val="22"/>
          </w:rPr>
          <w:t xml:space="preserve"> para almacenar la ruta más corta, la cual se pintará en verde sobre el mapa.</w:t>
        </w:r>
      </w:moveTo>
    </w:p>
    <w:p w:rsidR="00620EEA" w:rsidRDefault="00620EEA" w:rsidP="00620EEA">
      <w:pPr>
        <w:pStyle w:val="SubSubTitulo"/>
        <w:spacing w:line="254" w:lineRule="auto"/>
        <w:ind w:left="0" w:firstLine="0"/>
        <w:rPr>
          <w:moveTo w:id="589" w:author="jessi_3118@hotmail.com" w:date="2017-09-11T21:01:00Z"/>
          <w:sz w:val="22"/>
          <w:szCs w:val="22"/>
        </w:rPr>
      </w:pPr>
    </w:p>
    <w:p w:rsidR="00620EEA" w:rsidRDefault="00620EEA" w:rsidP="002D0E7D">
      <w:pPr>
        <w:pStyle w:val="SubSubTitulo"/>
        <w:spacing w:line="254" w:lineRule="auto"/>
        <w:ind w:left="708" w:hanging="708"/>
        <w:rPr>
          <w:moveTo w:id="590" w:author="jessi_3118@hotmail.com" w:date="2017-09-11T21:01:00Z"/>
          <w:sz w:val="22"/>
          <w:szCs w:val="22"/>
        </w:rPr>
        <w:pPrChange w:id="591" w:author="Usuario" w:date="2017-09-12T20:51:00Z">
          <w:pPr>
            <w:pStyle w:val="SubSubTitulo"/>
            <w:spacing w:line="254" w:lineRule="auto"/>
            <w:ind w:left="0" w:firstLine="0"/>
          </w:pPr>
        </w:pPrChange>
      </w:pPr>
      <w:moveTo w:id="592" w:author="jessi_3118@hotmail.com" w:date="2017-09-11T21:01:00Z">
        <w:r>
          <w:rPr>
            <w:sz w:val="22"/>
            <w:szCs w:val="22"/>
          </w:rPr>
          <w:t xml:space="preserve">Al ejecutar la práctica también se inicializa la variable </w:t>
        </w:r>
        <w:proofErr w:type="spellStart"/>
        <w:r>
          <w:rPr>
            <w:sz w:val="22"/>
            <w:szCs w:val="22"/>
          </w:rPr>
          <w:t>map</w:t>
        </w:r>
        <w:proofErr w:type="spellEnd"/>
        <w:r>
          <w:rPr>
            <w:sz w:val="22"/>
            <w:szCs w:val="22"/>
          </w:rPr>
          <w:t>. Esta variable se inicializa desde la interfaz gráfica y es una imagen binaria del mundo. Esta imagen tiene representados en negro (valor 0) los píxeles que forma parte de obstáculos, mientras que los píxeles que forman parte de la carretera serán blancos (valor 255). La imagen será una imagen de tres canales, aunque para la solución de la práctica bastará con usar un canal. Este mapa ayudará al alumno a realizar la solución, ya que se puede extraer mucha información de la misma. Esta imagen del mapa ha sido cambiada en la versión actual, debido a que la anterior estaba algo torcida y faltaba una parte del mapa en la parte inferior. Se puede ver en la siguiente imagen la diferencia entre la imagen antigua y la actual.</w:t>
        </w:r>
      </w:moveTo>
    </w:p>
    <w:p w:rsidR="00620EEA" w:rsidRDefault="00620EEA" w:rsidP="00620EEA">
      <w:pPr>
        <w:pStyle w:val="SubSubTitulo"/>
        <w:spacing w:line="254" w:lineRule="auto"/>
        <w:ind w:left="0" w:firstLine="0"/>
        <w:rPr>
          <w:moveTo w:id="593" w:author="jessi_3118@hotmail.com" w:date="2017-09-11T21:01:00Z"/>
          <w:sz w:val="22"/>
          <w:szCs w:val="22"/>
        </w:rPr>
      </w:pPr>
    </w:p>
    <w:p w:rsidR="00620EEA" w:rsidRDefault="00620EEA" w:rsidP="00620EEA">
      <w:pPr>
        <w:pStyle w:val="SubSubTitulo"/>
        <w:spacing w:line="254" w:lineRule="auto"/>
        <w:ind w:left="0" w:firstLine="0"/>
        <w:jc w:val="center"/>
        <w:rPr>
          <w:moveTo w:id="594" w:author="jessi_3118@hotmail.com" w:date="2017-09-11T21:01:00Z"/>
          <w:sz w:val="22"/>
          <w:szCs w:val="22"/>
        </w:rPr>
      </w:pPr>
      <w:moveTo w:id="595" w:author="jessi_3118@hotmail.com" w:date="2017-09-11T21:01:00Z">
        <w:r>
          <w:rPr>
            <w:noProof/>
            <w:sz w:val="22"/>
            <w:szCs w:val="22"/>
            <w:lang w:eastAsia="es-ES"/>
          </w:rPr>
          <w:drawing>
            <wp:inline distT="0" distB="0" distL="0" distR="0" wp14:anchorId="4B556135" wp14:editId="257F185B">
              <wp:extent cx="4675517" cy="22129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es_Mapa.png"/>
                      <pic:cNvPicPr/>
                    </pic:nvPicPr>
                    <pic:blipFill>
                      <a:blip r:embed="rId16">
                        <a:extLst>
                          <a:ext uri="{28A0092B-C50C-407E-A947-70E740481C1C}">
                            <a14:useLocalDpi xmlns:a14="http://schemas.microsoft.com/office/drawing/2010/main" val="0"/>
                          </a:ext>
                        </a:extLst>
                      </a:blip>
                      <a:stretch>
                        <a:fillRect/>
                      </a:stretch>
                    </pic:blipFill>
                    <pic:spPr>
                      <a:xfrm>
                        <a:off x="0" y="0"/>
                        <a:ext cx="4702382" cy="2225670"/>
                      </a:xfrm>
                      <a:prstGeom prst="rect">
                        <a:avLst/>
                      </a:prstGeom>
                    </pic:spPr>
                  </pic:pic>
                </a:graphicData>
              </a:graphic>
            </wp:inline>
          </w:drawing>
        </w:r>
      </w:moveTo>
    </w:p>
    <w:p w:rsidR="00620EEA" w:rsidRDefault="00620EEA" w:rsidP="00620EEA">
      <w:pPr>
        <w:pStyle w:val="SubTitulos-TFG"/>
        <w:numPr>
          <w:ilvl w:val="0"/>
          <w:numId w:val="0"/>
        </w:numPr>
        <w:jc w:val="center"/>
        <w:rPr>
          <w:moveTo w:id="596" w:author="jessi_3118@hotmail.com" w:date="2017-09-11T21:01:00Z"/>
          <w:rFonts w:asciiTheme="minorHAnsi" w:hAnsiTheme="minorHAnsi" w:cstheme="minorHAnsi"/>
          <w:sz w:val="22"/>
          <w:szCs w:val="22"/>
        </w:rPr>
      </w:pPr>
      <w:moveTo w:id="597" w:author="jessi_3118@hotmail.com" w:date="2017-09-11T21:01:00Z">
        <w:r>
          <w:rPr>
            <w:rFonts w:asciiTheme="minorHAnsi" w:hAnsiTheme="minorHAnsi" w:cstheme="minorHAnsi"/>
            <w:sz w:val="22"/>
            <w:szCs w:val="22"/>
          </w:rPr>
          <w:t>Figure 4.6: Imagen antigua del mapa(izquierda) e imagen actual (derecha)</w:t>
        </w:r>
      </w:moveTo>
    </w:p>
    <w:p w:rsidR="00620EEA" w:rsidRDefault="00620EEA" w:rsidP="00620EEA">
      <w:pPr>
        <w:pStyle w:val="SubSubTitulo"/>
        <w:spacing w:line="254" w:lineRule="auto"/>
        <w:ind w:left="0" w:firstLine="0"/>
        <w:rPr>
          <w:moveTo w:id="598" w:author="jessi_3118@hotmail.com" w:date="2017-09-11T21:01:00Z"/>
          <w:sz w:val="22"/>
          <w:szCs w:val="22"/>
        </w:rPr>
      </w:pPr>
    </w:p>
    <w:p w:rsidR="00620EEA" w:rsidRDefault="00620EEA" w:rsidP="00620EEA">
      <w:pPr>
        <w:pStyle w:val="SubSubTitulo"/>
        <w:spacing w:line="254" w:lineRule="auto"/>
        <w:ind w:left="0" w:firstLine="0"/>
        <w:rPr>
          <w:moveTo w:id="599" w:author="jessi_3118@hotmail.com" w:date="2017-09-11T21:01:00Z"/>
          <w:sz w:val="22"/>
          <w:szCs w:val="22"/>
        </w:rPr>
      </w:pPr>
      <w:moveTo w:id="600" w:author="jessi_3118@hotmail.com" w:date="2017-09-11T21:01:00Z">
        <w:r>
          <w:rPr>
            <w:sz w:val="22"/>
            <w:szCs w:val="22"/>
          </w:rPr>
          <w:t xml:space="preserve">Este objeto posee una función (llamada </w:t>
        </w:r>
        <w:proofErr w:type="spellStart"/>
        <w:r>
          <w:rPr>
            <w:sz w:val="22"/>
            <w:szCs w:val="22"/>
          </w:rPr>
          <w:t>setDestiny</w:t>
        </w:r>
        <w:proofErr w:type="spellEnd"/>
        <w:r>
          <w:rPr>
            <w:sz w:val="22"/>
            <w:szCs w:val="22"/>
          </w:rPr>
          <w:t xml:space="preserve">) que será despertada una vez hagamos </w:t>
        </w:r>
        <w:proofErr w:type="spellStart"/>
        <w:r>
          <w:rPr>
            <w:sz w:val="22"/>
            <w:szCs w:val="22"/>
          </w:rPr>
          <w:t>click</w:t>
        </w:r>
        <w:proofErr w:type="spellEnd"/>
        <w:r>
          <w:rPr>
            <w:sz w:val="22"/>
            <w:szCs w:val="22"/>
          </w:rPr>
          <w:t xml:space="preserve"> sobre la interfaz gráfica para seleccionar el destino deseado. Esta función almacenará </w:t>
        </w:r>
        <w:r>
          <w:rPr>
            <w:sz w:val="22"/>
            <w:szCs w:val="22"/>
          </w:rPr>
          <w:lastRenderedPageBreak/>
          <w:t>las coordenadas del destino en una variable (</w:t>
        </w:r>
        <w:proofErr w:type="spellStart"/>
        <w:r>
          <w:rPr>
            <w:sz w:val="22"/>
            <w:szCs w:val="22"/>
          </w:rPr>
          <w:t>destiny</w:t>
        </w:r>
        <w:proofErr w:type="spellEnd"/>
        <w:r>
          <w:rPr>
            <w:sz w:val="22"/>
            <w:szCs w:val="22"/>
          </w:rPr>
          <w:t>). Esta variable será de gran utilidad para la resolución de la práctica.</w:t>
        </w:r>
      </w:moveTo>
    </w:p>
    <w:p w:rsidR="00620EEA" w:rsidRDefault="00620EEA" w:rsidP="00620EEA">
      <w:pPr>
        <w:pStyle w:val="SubSubTitulo"/>
        <w:spacing w:line="254" w:lineRule="auto"/>
        <w:ind w:left="0" w:firstLine="0"/>
        <w:rPr>
          <w:moveTo w:id="601" w:author="jessi_3118@hotmail.com" w:date="2017-09-11T21:01:00Z"/>
          <w:sz w:val="22"/>
          <w:szCs w:val="22"/>
        </w:rPr>
      </w:pPr>
    </w:p>
    <w:p w:rsidR="00620EEA" w:rsidRDefault="00620EEA" w:rsidP="00620EEA">
      <w:pPr>
        <w:pStyle w:val="SubSubTitulo"/>
        <w:spacing w:line="254" w:lineRule="auto"/>
        <w:ind w:left="0" w:firstLine="0"/>
        <w:rPr>
          <w:moveTo w:id="602" w:author="jessi_3118@hotmail.com" w:date="2017-09-11T21:01:00Z"/>
          <w:sz w:val="22"/>
          <w:szCs w:val="22"/>
        </w:rPr>
      </w:pPr>
      <w:moveTo w:id="603" w:author="jessi_3118@hotmail.com" w:date="2017-09-11T21:01:00Z">
        <w:r>
          <w:rPr>
            <w:sz w:val="22"/>
            <w:szCs w:val="22"/>
          </w:rPr>
          <w:t xml:space="preserve">El objeto </w:t>
        </w:r>
        <w:proofErr w:type="spellStart"/>
        <w:r>
          <w:rPr>
            <w:sz w:val="22"/>
            <w:szCs w:val="22"/>
          </w:rPr>
          <w:t>Grid</w:t>
        </w:r>
        <w:proofErr w:type="spellEnd"/>
        <w:r>
          <w:rPr>
            <w:sz w:val="22"/>
            <w:szCs w:val="22"/>
          </w:rPr>
          <w:t xml:space="preserve"> cuenta con funciones que le permiten relacionarse con el mapa del mundo. Estas funciones son las siguientes:</w:t>
        </w:r>
      </w:moveTo>
    </w:p>
    <w:p w:rsidR="00620EEA" w:rsidRDefault="00620EEA" w:rsidP="00620EEA">
      <w:pPr>
        <w:pStyle w:val="SubSubTitulo"/>
        <w:numPr>
          <w:ilvl w:val="0"/>
          <w:numId w:val="27"/>
        </w:numPr>
        <w:spacing w:line="254" w:lineRule="auto"/>
        <w:rPr>
          <w:moveTo w:id="604" w:author="jessi_3118@hotmail.com" w:date="2017-09-11T21:01:00Z"/>
          <w:sz w:val="22"/>
          <w:szCs w:val="22"/>
        </w:rPr>
      </w:pPr>
      <w:proofErr w:type="spellStart"/>
      <w:proofErr w:type="gramStart"/>
      <w:moveTo w:id="605" w:author="jessi_3118@hotmail.com" w:date="2017-09-11T21:01:00Z">
        <w:r>
          <w:rPr>
            <w:sz w:val="22"/>
            <w:szCs w:val="22"/>
          </w:rPr>
          <w:t>grid.getMap</w:t>
        </w:r>
        <w:proofErr w:type="spellEnd"/>
        <w:r>
          <w:rPr>
            <w:sz w:val="22"/>
            <w:szCs w:val="22"/>
          </w:rPr>
          <w:t>(</w:t>
        </w:r>
        <w:proofErr w:type="gramEnd"/>
        <w:r>
          <w:rPr>
            <w:sz w:val="22"/>
            <w:szCs w:val="22"/>
          </w:rPr>
          <w:t xml:space="preserve">): </w:t>
        </w:r>
        <w:r w:rsidRPr="00885688">
          <w:rPr>
            <w:sz w:val="22"/>
            <w:szCs w:val="22"/>
          </w:rPr>
          <w:t xml:space="preserve">devuelve la imagen </w:t>
        </w:r>
        <w:r>
          <w:rPr>
            <w:sz w:val="22"/>
            <w:szCs w:val="22"/>
          </w:rPr>
          <w:t>del mapa que se está mostrando.</w:t>
        </w:r>
      </w:moveTo>
    </w:p>
    <w:p w:rsidR="00620EEA" w:rsidRDefault="00620EEA" w:rsidP="00620EEA">
      <w:pPr>
        <w:pStyle w:val="SubSubTitulo"/>
        <w:numPr>
          <w:ilvl w:val="0"/>
          <w:numId w:val="27"/>
        </w:numPr>
        <w:spacing w:line="254" w:lineRule="auto"/>
        <w:rPr>
          <w:moveTo w:id="606" w:author="jessi_3118@hotmail.com" w:date="2017-09-11T21:01:00Z"/>
          <w:sz w:val="22"/>
          <w:szCs w:val="22"/>
        </w:rPr>
      </w:pPr>
      <w:proofErr w:type="spellStart"/>
      <w:proofErr w:type="gramStart"/>
      <w:moveTo w:id="607" w:author="jessi_3118@hotmail.com" w:date="2017-09-11T21:01:00Z">
        <w:r>
          <w:rPr>
            <w:sz w:val="22"/>
            <w:szCs w:val="22"/>
          </w:rPr>
          <w:t>grid.getDestiny</w:t>
        </w:r>
        <w:proofErr w:type="spellEnd"/>
        <w:r>
          <w:rPr>
            <w:sz w:val="22"/>
            <w:szCs w:val="22"/>
          </w:rPr>
          <w:t>(</w:t>
        </w:r>
        <w:proofErr w:type="gramEnd"/>
        <w:r>
          <w:rPr>
            <w:sz w:val="22"/>
            <w:szCs w:val="22"/>
          </w:rPr>
          <w:t>):</w:t>
        </w:r>
        <w:r w:rsidRPr="00C96B38">
          <w:rPr>
            <w:sz w:val="22"/>
            <w:szCs w:val="22"/>
          </w:rPr>
          <w:t xml:space="preserve"> devuelve el destino seleccionado </w:t>
        </w:r>
        <w:r>
          <w:rPr>
            <w:sz w:val="22"/>
            <w:szCs w:val="22"/>
          </w:rPr>
          <w:t>en la interfaz gráfica. Este destino se devuelve</w:t>
        </w:r>
        <w:r w:rsidRPr="00C96B38">
          <w:rPr>
            <w:sz w:val="22"/>
            <w:szCs w:val="22"/>
          </w:rPr>
          <w:t xml:space="preserve"> como una </w:t>
        </w:r>
        <w:proofErr w:type="spellStart"/>
        <w:r w:rsidRPr="00C96B38">
          <w:rPr>
            <w:sz w:val="22"/>
            <w:szCs w:val="22"/>
          </w:rPr>
          <w:t>tupla</w:t>
        </w:r>
        <w:proofErr w:type="spellEnd"/>
        <w:r w:rsidRPr="00C96B38">
          <w:rPr>
            <w:sz w:val="22"/>
            <w:szCs w:val="22"/>
          </w:rPr>
          <w:t xml:space="preserve"> (</w:t>
        </w:r>
        <w:proofErr w:type="spellStart"/>
        <w:r w:rsidRPr="00C96B38">
          <w:rPr>
            <w:sz w:val="22"/>
            <w:szCs w:val="22"/>
          </w:rPr>
          <w:t>x</w:t>
        </w:r>
        <w:proofErr w:type="gramStart"/>
        <w:r w:rsidRPr="00C96B38">
          <w:rPr>
            <w:sz w:val="22"/>
            <w:szCs w:val="22"/>
          </w:rPr>
          <w:t>,y</w:t>
        </w:r>
        <w:proofErr w:type="spellEnd"/>
        <w:proofErr w:type="gramEnd"/>
        <w:r w:rsidRPr="00C96B38">
          <w:rPr>
            <w:sz w:val="22"/>
            <w:szCs w:val="22"/>
          </w:rPr>
          <w:t>).</w:t>
        </w:r>
      </w:moveTo>
    </w:p>
    <w:p w:rsidR="00620EEA" w:rsidRDefault="00620EEA" w:rsidP="00620EEA">
      <w:pPr>
        <w:pStyle w:val="SubSubTitulo"/>
        <w:numPr>
          <w:ilvl w:val="0"/>
          <w:numId w:val="27"/>
        </w:numPr>
        <w:spacing w:line="254" w:lineRule="auto"/>
        <w:rPr>
          <w:moveTo w:id="608" w:author="jessi_3118@hotmail.com" w:date="2017-09-11T21:01:00Z"/>
          <w:sz w:val="22"/>
          <w:szCs w:val="22"/>
        </w:rPr>
      </w:pPr>
      <w:proofErr w:type="spellStart"/>
      <w:proofErr w:type="gramStart"/>
      <w:moveTo w:id="609" w:author="jessi_3118@hotmail.com" w:date="2017-09-11T21:01:00Z">
        <w:r>
          <w:rPr>
            <w:sz w:val="22"/>
            <w:szCs w:val="22"/>
          </w:rPr>
          <w:t>grid.getPose</w:t>
        </w:r>
        <w:proofErr w:type="spellEnd"/>
        <w:r>
          <w:rPr>
            <w:sz w:val="22"/>
            <w:szCs w:val="22"/>
          </w:rPr>
          <w:t>(</w:t>
        </w:r>
        <w:proofErr w:type="gramEnd"/>
        <w:r>
          <w:rPr>
            <w:sz w:val="22"/>
            <w:szCs w:val="22"/>
          </w:rPr>
          <w:t>):</w:t>
        </w:r>
        <w:r w:rsidRPr="00724253">
          <w:rPr>
            <w:sz w:val="22"/>
            <w:szCs w:val="22"/>
          </w:rPr>
          <w:t xml:space="preserve"> devuelve la posición respecto al mapa</w:t>
        </w:r>
        <w:r>
          <w:rPr>
            <w:sz w:val="22"/>
            <w:szCs w:val="22"/>
          </w:rPr>
          <w:t>. T</w:t>
        </w:r>
        <w:r w:rsidRPr="00724253">
          <w:rPr>
            <w:sz w:val="22"/>
            <w:szCs w:val="22"/>
          </w:rPr>
          <w:t xml:space="preserve">ambién </w:t>
        </w:r>
        <w:r>
          <w:rPr>
            <w:sz w:val="22"/>
            <w:szCs w:val="22"/>
          </w:rPr>
          <w:t>será</w:t>
        </w:r>
        <w:r w:rsidRPr="00724253">
          <w:rPr>
            <w:sz w:val="22"/>
            <w:szCs w:val="22"/>
          </w:rPr>
          <w:t xml:space="preserve"> una </w:t>
        </w:r>
        <w:proofErr w:type="spellStart"/>
        <w:r w:rsidRPr="00724253">
          <w:rPr>
            <w:sz w:val="22"/>
            <w:szCs w:val="22"/>
          </w:rPr>
          <w:t>tupla</w:t>
        </w:r>
        <w:proofErr w:type="spellEnd"/>
        <w:r w:rsidRPr="00724253">
          <w:rPr>
            <w:sz w:val="22"/>
            <w:szCs w:val="22"/>
          </w:rPr>
          <w:t xml:space="preserve"> (</w:t>
        </w:r>
        <w:proofErr w:type="spellStart"/>
        <w:r w:rsidRPr="00724253">
          <w:rPr>
            <w:sz w:val="22"/>
            <w:szCs w:val="22"/>
          </w:rPr>
          <w:t>x</w:t>
        </w:r>
        <w:proofErr w:type="gramStart"/>
        <w:r w:rsidRPr="00724253">
          <w:rPr>
            <w:sz w:val="22"/>
            <w:szCs w:val="22"/>
          </w:rPr>
          <w:t>,y</w:t>
        </w:r>
        <w:proofErr w:type="spellEnd"/>
        <w:proofErr w:type="gramEnd"/>
        <w:r w:rsidRPr="00724253">
          <w:rPr>
            <w:sz w:val="22"/>
            <w:szCs w:val="22"/>
          </w:rPr>
          <w:t>).</w:t>
        </w:r>
      </w:moveTo>
    </w:p>
    <w:p w:rsidR="00620EEA" w:rsidRDefault="00620EEA" w:rsidP="00620EEA">
      <w:pPr>
        <w:pStyle w:val="SubSubTitulo"/>
        <w:numPr>
          <w:ilvl w:val="0"/>
          <w:numId w:val="27"/>
        </w:numPr>
        <w:spacing w:line="254" w:lineRule="auto"/>
        <w:rPr>
          <w:moveTo w:id="610" w:author="jessi_3118@hotmail.com" w:date="2017-09-11T21:01:00Z"/>
          <w:sz w:val="22"/>
          <w:szCs w:val="22"/>
        </w:rPr>
      </w:pPr>
      <w:proofErr w:type="spellStart"/>
      <w:moveTo w:id="611" w:author="jessi_3118@hotmail.com" w:date="2017-09-11T21:01:00Z">
        <w:r>
          <w:rPr>
            <w:sz w:val="22"/>
            <w:szCs w:val="22"/>
          </w:rPr>
          <w:t>grid</w:t>
        </w:r>
        <w:proofErr w:type="spellEnd"/>
        <w:r>
          <w:rPr>
            <w:sz w:val="22"/>
            <w:szCs w:val="22"/>
          </w:rPr>
          <w:t>.</w:t>
        </w:r>
        <w:r w:rsidRPr="00614483">
          <w:t xml:space="preserve"> </w:t>
        </w:r>
        <w:proofErr w:type="spellStart"/>
        <w:proofErr w:type="gramStart"/>
        <w:r>
          <w:rPr>
            <w:sz w:val="22"/>
            <w:szCs w:val="22"/>
          </w:rPr>
          <w:t>showGrid</w:t>
        </w:r>
        <w:proofErr w:type="spellEnd"/>
        <w:r>
          <w:rPr>
            <w:sz w:val="22"/>
            <w:szCs w:val="22"/>
          </w:rPr>
          <w:t>(</w:t>
        </w:r>
        <w:proofErr w:type="gramEnd"/>
        <w:r>
          <w:rPr>
            <w:sz w:val="22"/>
            <w:szCs w:val="22"/>
          </w:rPr>
          <w:t>):</w:t>
        </w:r>
        <w:r w:rsidRPr="00614483">
          <w:rPr>
            <w:sz w:val="22"/>
            <w:szCs w:val="22"/>
          </w:rPr>
          <w:t xml:space="preserve"> crea una ventana en la que representa los valores del campo que se le han asignado a la rejilla. Los valores más pequeños </w:t>
        </w:r>
        <w:r>
          <w:rPr>
            <w:sz w:val="22"/>
            <w:szCs w:val="22"/>
          </w:rPr>
          <w:t xml:space="preserve">del campo </w:t>
        </w:r>
        <w:r w:rsidRPr="00614483">
          <w:rPr>
            <w:sz w:val="22"/>
            <w:szCs w:val="22"/>
          </w:rPr>
          <w:t xml:space="preserve">tendrán un color más cercano a negro, y se irán haciendo más claros a medida que se trate de valores </w:t>
        </w:r>
        <w:r>
          <w:rPr>
            <w:sz w:val="22"/>
            <w:szCs w:val="22"/>
          </w:rPr>
          <w:t>superiores</w:t>
        </w:r>
        <w:r w:rsidRPr="00614483">
          <w:rPr>
            <w:sz w:val="22"/>
            <w:szCs w:val="22"/>
          </w:rPr>
          <w:t xml:space="preserve">. </w:t>
        </w:r>
      </w:moveTo>
    </w:p>
    <w:p w:rsidR="00620EEA" w:rsidRDefault="00620EEA" w:rsidP="00620EEA">
      <w:pPr>
        <w:pStyle w:val="SubSubTitulo"/>
        <w:spacing w:line="254" w:lineRule="auto"/>
        <w:ind w:left="0" w:firstLine="0"/>
        <w:rPr>
          <w:moveTo w:id="612" w:author="jessi_3118@hotmail.com" w:date="2017-09-11T21:01:00Z"/>
          <w:sz w:val="22"/>
          <w:szCs w:val="22"/>
        </w:rPr>
      </w:pPr>
    </w:p>
    <w:p w:rsidR="00620EEA" w:rsidRDefault="00620EEA" w:rsidP="00620EEA">
      <w:pPr>
        <w:pStyle w:val="SubSubTitulo"/>
        <w:spacing w:line="254" w:lineRule="auto"/>
        <w:ind w:left="0" w:firstLine="0"/>
        <w:rPr>
          <w:moveTo w:id="613" w:author="jessi_3118@hotmail.com" w:date="2017-09-11T21:01:00Z"/>
          <w:sz w:val="22"/>
          <w:szCs w:val="22"/>
        </w:rPr>
      </w:pPr>
      <w:moveTo w:id="614" w:author="jessi_3118@hotmail.com" w:date="2017-09-11T21:01:00Z">
        <w:r>
          <w:rPr>
            <w:sz w:val="22"/>
            <w:szCs w:val="22"/>
          </w:rPr>
          <w:t xml:space="preserve">Este objeto </w:t>
        </w:r>
        <w:proofErr w:type="spellStart"/>
        <w:r>
          <w:rPr>
            <w:sz w:val="22"/>
            <w:szCs w:val="22"/>
          </w:rPr>
          <w:t>Grid</w:t>
        </w:r>
        <w:proofErr w:type="spellEnd"/>
        <w:r>
          <w:rPr>
            <w:sz w:val="22"/>
            <w:szCs w:val="22"/>
          </w:rPr>
          <w:t xml:space="preserve">, también posee funciones que le permiten interactuar con la rejilla (donde se apunta la </w:t>
        </w:r>
        <w:r w:rsidRPr="00080D0C">
          <w:rPr>
            <w:sz w:val="22"/>
            <w:szCs w:val="22"/>
          </w:rPr>
          <w:t>distancia al destino en ella</w:t>
        </w:r>
        <w:r>
          <w:rPr>
            <w:sz w:val="22"/>
            <w:szCs w:val="22"/>
          </w:rPr>
          <w:t xml:space="preserve">). </w:t>
        </w:r>
        <w:r w:rsidRPr="00080D0C">
          <w:rPr>
            <w:sz w:val="22"/>
            <w:szCs w:val="22"/>
          </w:rPr>
          <w:t>Los</w:t>
        </w:r>
        <w:r>
          <w:rPr>
            <w:sz w:val="22"/>
            <w:szCs w:val="22"/>
          </w:rPr>
          <w:t xml:space="preserve"> valores de esta rejilla son de</w:t>
        </w:r>
        <w:r w:rsidRPr="00080D0C">
          <w:rPr>
            <w:sz w:val="22"/>
            <w:szCs w:val="22"/>
          </w:rPr>
          <w:t xml:space="preserve"> tipo </w:t>
        </w:r>
        <w:proofErr w:type="spellStart"/>
        <w:r w:rsidRPr="00080D0C">
          <w:rPr>
            <w:sz w:val="22"/>
            <w:szCs w:val="22"/>
          </w:rPr>
          <w:t>float</w:t>
        </w:r>
        <w:proofErr w:type="spellEnd"/>
        <w:r w:rsidRPr="00080D0C">
          <w:rPr>
            <w:sz w:val="22"/>
            <w:szCs w:val="22"/>
          </w:rPr>
          <w:t>.</w:t>
        </w:r>
        <w:r>
          <w:rPr>
            <w:sz w:val="22"/>
            <w:szCs w:val="22"/>
          </w:rPr>
          <w:t xml:space="preserve">  Las funciones son:</w:t>
        </w:r>
      </w:moveTo>
    </w:p>
    <w:p w:rsidR="00620EEA" w:rsidRDefault="00620EEA" w:rsidP="00620EEA">
      <w:pPr>
        <w:pStyle w:val="SubSubTitulo"/>
        <w:spacing w:line="254" w:lineRule="auto"/>
        <w:ind w:left="0" w:firstLine="0"/>
        <w:rPr>
          <w:moveTo w:id="615" w:author="jessi_3118@hotmail.com" w:date="2017-09-11T21:01:00Z"/>
          <w:sz w:val="22"/>
          <w:szCs w:val="22"/>
        </w:rPr>
      </w:pPr>
    </w:p>
    <w:p w:rsidR="00620EEA" w:rsidRDefault="00620EEA" w:rsidP="00620EEA">
      <w:pPr>
        <w:pStyle w:val="SubSubTitulo"/>
        <w:numPr>
          <w:ilvl w:val="0"/>
          <w:numId w:val="28"/>
        </w:numPr>
        <w:spacing w:line="254" w:lineRule="auto"/>
        <w:rPr>
          <w:moveTo w:id="616" w:author="jessi_3118@hotmail.com" w:date="2017-09-11T21:01:00Z"/>
          <w:sz w:val="22"/>
          <w:szCs w:val="22"/>
        </w:rPr>
      </w:pPr>
      <w:proofErr w:type="spellStart"/>
      <w:moveTo w:id="617" w:author="jessi_3118@hotmail.com" w:date="2017-09-11T21:01:00Z">
        <w:r>
          <w:rPr>
            <w:sz w:val="22"/>
            <w:szCs w:val="22"/>
          </w:rPr>
          <w:t>grid.setVal</w:t>
        </w:r>
        <w:proofErr w:type="spellEnd"/>
        <w:r>
          <w:rPr>
            <w:sz w:val="22"/>
            <w:szCs w:val="22"/>
          </w:rPr>
          <w:t>(x, y, val): Esta función e</w:t>
        </w:r>
        <w:r w:rsidRPr="00690968">
          <w:rPr>
            <w:sz w:val="22"/>
            <w:szCs w:val="22"/>
          </w:rPr>
          <w:t>stablece el valor val en la posición indicada</w:t>
        </w:r>
        <w:r>
          <w:rPr>
            <w:sz w:val="22"/>
            <w:szCs w:val="22"/>
          </w:rPr>
          <w:t xml:space="preserve"> (x, y)</w:t>
        </w:r>
        <w:r w:rsidRPr="00690968">
          <w:rPr>
            <w:sz w:val="22"/>
            <w:szCs w:val="22"/>
          </w:rPr>
          <w:t>.</w:t>
        </w:r>
      </w:moveTo>
    </w:p>
    <w:p w:rsidR="00620EEA" w:rsidRDefault="00620EEA" w:rsidP="00620EEA">
      <w:pPr>
        <w:pStyle w:val="SubSubTitulo"/>
        <w:numPr>
          <w:ilvl w:val="0"/>
          <w:numId w:val="28"/>
        </w:numPr>
        <w:spacing w:line="254" w:lineRule="auto"/>
        <w:rPr>
          <w:moveTo w:id="618" w:author="jessi_3118@hotmail.com" w:date="2017-09-11T21:01:00Z"/>
          <w:sz w:val="22"/>
          <w:szCs w:val="22"/>
        </w:rPr>
      </w:pPr>
      <w:proofErr w:type="spellStart"/>
      <w:moveTo w:id="619" w:author="jessi_3118@hotmail.com" w:date="2017-09-11T21:01:00Z">
        <w:r w:rsidRPr="00C15AEC">
          <w:rPr>
            <w:sz w:val="22"/>
            <w:szCs w:val="22"/>
          </w:rPr>
          <w:t>g</w:t>
        </w:r>
        <w:r>
          <w:rPr>
            <w:sz w:val="22"/>
            <w:szCs w:val="22"/>
          </w:rPr>
          <w:t>rid.getVal</w:t>
        </w:r>
        <w:proofErr w:type="spellEnd"/>
        <w:r>
          <w:rPr>
            <w:sz w:val="22"/>
            <w:szCs w:val="22"/>
          </w:rPr>
          <w:t>(x, y):</w:t>
        </w:r>
        <w:r w:rsidRPr="00C15AEC">
          <w:rPr>
            <w:sz w:val="22"/>
            <w:szCs w:val="22"/>
          </w:rPr>
          <w:t xml:space="preserve"> devuelve el valor </w:t>
        </w:r>
        <w:r>
          <w:rPr>
            <w:sz w:val="22"/>
            <w:szCs w:val="22"/>
          </w:rPr>
          <w:t xml:space="preserve">de la </w:t>
        </w:r>
        <w:r w:rsidRPr="00C15AEC">
          <w:rPr>
            <w:sz w:val="22"/>
            <w:szCs w:val="22"/>
          </w:rPr>
          <w:t xml:space="preserve">posición </w:t>
        </w:r>
        <w:r>
          <w:rPr>
            <w:sz w:val="22"/>
            <w:szCs w:val="22"/>
          </w:rPr>
          <w:t xml:space="preserve">(x, y) </w:t>
        </w:r>
        <w:r w:rsidRPr="00C15AEC">
          <w:rPr>
            <w:sz w:val="22"/>
            <w:szCs w:val="22"/>
          </w:rPr>
          <w:t xml:space="preserve">del </w:t>
        </w:r>
        <w:proofErr w:type="spellStart"/>
        <w:r w:rsidRPr="00C15AEC">
          <w:rPr>
            <w:sz w:val="22"/>
            <w:szCs w:val="22"/>
          </w:rPr>
          <w:t>grid</w:t>
        </w:r>
        <w:proofErr w:type="spellEnd"/>
        <w:r w:rsidRPr="00C15AEC">
          <w:rPr>
            <w:sz w:val="22"/>
            <w:szCs w:val="22"/>
          </w:rPr>
          <w:t>.</w:t>
        </w:r>
      </w:moveTo>
    </w:p>
    <w:p w:rsidR="00620EEA" w:rsidRDefault="00620EEA" w:rsidP="00620EEA">
      <w:pPr>
        <w:pStyle w:val="SubSubTitulo"/>
        <w:spacing w:line="254" w:lineRule="auto"/>
        <w:ind w:left="0" w:firstLine="0"/>
        <w:rPr>
          <w:moveTo w:id="620" w:author="jessi_3118@hotmail.com" w:date="2017-09-11T21:01:00Z"/>
          <w:sz w:val="22"/>
          <w:szCs w:val="22"/>
        </w:rPr>
      </w:pPr>
    </w:p>
    <w:p w:rsidR="00620EEA" w:rsidRDefault="00620EEA" w:rsidP="00620EEA">
      <w:pPr>
        <w:pStyle w:val="SubSubTitulo"/>
        <w:spacing w:line="254" w:lineRule="auto"/>
        <w:ind w:left="0" w:firstLine="0"/>
        <w:rPr>
          <w:moveTo w:id="621" w:author="jessi_3118@hotmail.com" w:date="2017-09-11T21:01:00Z"/>
          <w:sz w:val="22"/>
          <w:szCs w:val="22"/>
        </w:rPr>
      </w:pPr>
      <w:moveTo w:id="622" w:author="jessi_3118@hotmail.com" w:date="2017-09-11T21:01:00Z">
        <w:r>
          <w:rPr>
            <w:sz w:val="22"/>
            <w:szCs w:val="22"/>
          </w:rPr>
          <w:t xml:space="preserve">El objeto </w:t>
        </w:r>
        <w:proofErr w:type="spellStart"/>
        <w:r>
          <w:rPr>
            <w:sz w:val="22"/>
            <w:szCs w:val="22"/>
          </w:rPr>
          <w:t>Grid</w:t>
        </w:r>
        <w:proofErr w:type="spellEnd"/>
        <w:r>
          <w:rPr>
            <w:sz w:val="22"/>
            <w:szCs w:val="22"/>
          </w:rPr>
          <w:t xml:space="preserve"> consta de funciones que interactúan con la rejilla que posee la ruta más corta. Los punto</w:t>
        </w:r>
        <w:r w:rsidRPr="0006797C">
          <w:rPr>
            <w:sz w:val="22"/>
            <w:szCs w:val="22"/>
          </w:rPr>
          <w:t xml:space="preserve">s </w:t>
        </w:r>
        <w:r>
          <w:rPr>
            <w:sz w:val="22"/>
            <w:szCs w:val="22"/>
          </w:rPr>
          <w:t xml:space="preserve">de la rejilla </w:t>
        </w:r>
        <w:r w:rsidRPr="0006797C">
          <w:rPr>
            <w:sz w:val="22"/>
            <w:szCs w:val="22"/>
          </w:rPr>
          <w:t xml:space="preserve">con valor 0 serán ignorados, </w:t>
        </w:r>
        <w:r>
          <w:rPr>
            <w:sz w:val="22"/>
            <w:szCs w:val="22"/>
          </w:rPr>
          <w:t xml:space="preserve">mientras que </w:t>
        </w:r>
        <w:r w:rsidRPr="0006797C">
          <w:rPr>
            <w:sz w:val="22"/>
            <w:szCs w:val="22"/>
          </w:rPr>
          <w:t>los valores superiores</w:t>
        </w:r>
        <w:r>
          <w:rPr>
            <w:sz w:val="22"/>
            <w:szCs w:val="22"/>
          </w:rPr>
          <w:t xml:space="preserve"> a 0</w:t>
        </w:r>
        <w:r w:rsidRPr="0006797C">
          <w:rPr>
            <w:sz w:val="22"/>
            <w:szCs w:val="22"/>
          </w:rPr>
          <w:t xml:space="preserve"> serán considerados </w:t>
        </w:r>
        <w:r>
          <w:rPr>
            <w:sz w:val="22"/>
            <w:szCs w:val="22"/>
          </w:rPr>
          <w:t xml:space="preserve">parte del </w:t>
        </w:r>
        <w:r w:rsidRPr="0006797C">
          <w:rPr>
            <w:sz w:val="22"/>
            <w:szCs w:val="22"/>
          </w:rPr>
          <w:t>camino. Las funciones para interactuar</w:t>
        </w:r>
        <w:r>
          <w:rPr>
            <w:sz w:val="22"/>
            <w:szCs w:val="22"/>
          </w:rPr>
          <w:t xml:space="preserve"> con esta rejilla</w:t>
        </w:r>
        <w:r w:rsidRPr="0006797C">
          <w:rPr>
            <w:sz w:val="22"/>
            <w:szCs w:val="22"/>
          </w:rPr>
          <w:t xml:space="preserve"> son:</w:t>
        </w:r>
      </w:moveTo>
    </w:p>
    <w:p w:rsidR="00620EEA" w:rsidRDefault="00620EEA" w:rsidP="00620EEA">
      <w:pPr>
        <w:pStyle w:val="SubSubTitulo"/>
        <w:spacing w:line="254" w:lineRule="auto"/>
        <w:ind w:left="0" w:firstLine="0"/>
        <w:rPr>
          <w:moveTo w:id="623" w:author="jessi_3118@hotmail.com" w:date="2017-09-11T21:01:00Z"/>
          <w:sz w:val="22"/>
          <w:szCs w:val="22"/>
        </w:rPr>
      </w:pPr>
    </w:p>
    <w:p w:rsidR="00620EEA" w:rsidRDefault="00620EEA" w:rsidP="00620EEA">
      <w:pPr>
        <w:pStyle w:val="SubSubTitulo"/>
        <w:numPr>
          <w:ilvl w:val="0"/>
          <w:numId w:val="29"/>
        </w:numPr>
        <w:spacing w:line="254" w:lineRule="auto"/>
        <w:rPr>
          <w:moveTo w:id="624" w:author="jessi_3118@hotmail.com" w:date="2017-09-11T21:01:00Z"/>
          <w:sz w:val="22"/>
          <w:szCs w:val="22"/>
        </w:rPr>
      </w:pPr>
      <w:proofErr w:type="spellStart"/>
      <w:moveTo w:id="625" w:author="jessi_3118@hotmail.com" w:date="2017-09-11T21:01:00Z">
        <w:r>
          <w:rPr>
            <w:sz w:val="22"/>
            <w:szCs w:val="22"/>
          </w:rPr>
          <w:t>grid.setPathVal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 val):</w:t>
        </w:r>
        <w:r w:rsidRPr="00850177">
          <w:rPr>
            <w:sz w:val="22"/>
            <w:szCs w:val="22"/>
          </w:rPr>
          <w:t xml:space="preserve"> establece el valor val en la posición indicada</w:t>
        </w:r>
        <w:r>
          <w:rPr>
            <w:sz w:val="22"/>
            <w:szCs w:val="22"/>
          </w:rPr>
          <w:t xml:space="preserve"> (x, y)</w:t>
        </w:r>
        <w:r w:rsidRPr="00850177">
          <w:rPr>
            <w:sz w:val="22"/>
            <w:szCs w:val="22"/>
          </w:rPr>
          <w:t>.</w:t>
        </w:r>
      </w:moveTo>
    </w:p>
    <w:p w:rsidR="00620EEA" w:rsidRDefault="00620EEA" w:rsidP="00620EEA">
      <w:pPr>
        <w:pStyle w:val="SubSubTitulo"/>
        <w:numPr>
          <w:ilvl w:val="0"/>
          <w:numId w:val="29"/>
        </w:numPr>
        <w:spacing w:line="254" w:lineRule="auto"/>
        <w:rPr>
          <w:moveTo w:id="626" w:author="jessi_3118@hotmail.com" w:date="2017-09-11T21:01:00Z"/>
          <w:sz w:val="22"/>
          <w:szCs w:val="22"/>
        </w:rPr>
      </w:pPr>
      <w:proofErr w:type="spellStart"/>
      <w:moveTo w:id="627" w:author="jessi_3118@hotmail.com" w:date="2017-09-11T21:01:00Z">
        <w:r>
          <w:rPr>
            <w:sz w:val="22"/>
            <w:szCs w:val="22"/>
          </w:rPr>
          <w:t>grid.getPathVal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w:t>
        </w:r>
        <w:r w:rsidRPr="009C7B7A">
          <w:rPr>
            <w:sz w:val="22"/>
            <w:szCs w:val="22"/>
          </w:rPr>
          <w:t xml:space="preserve"> devuelve el valor de la posición indicada</w:t>
        </w:r>
        <w:r>
          <w:rPr>
            <w:sz w:val="22"/>
            <w:szCs w:val="22"/>
          </w:rPr>
          <w:t xml:space="preserve"> (x, y).</w:t>
        </w:r>
      </w:moveTo>
    </w:p>
    <w:p w:rsidR="00620EEA" w:rsidRDefault="00620EEA" w:rsidP="00620EEA">
      <w:pPr>
        <w:pStyle w:val="SubSubTitulo"/>
        <w:numPr>
          <w:ilvl w:val="0"/>
          <w:numId w:val="29"/>
        </w:numPr>
        <w:spacing w:line="254" w:lineRule="auto"/>
        <w:rPr>
          <w:moveTo w:id="628" w:author="jessi_3118@hotmail.com" w:date="2017-09-11T21:01:00Z"/>
          <w:sz w:val="22"/>
          <w:szCs w:val="22"/>
        </w:rPr>
      </w:pPr>
      <w:proofErr w:type="spellStart"/>
      <w:proofErr w:type="gramStart"/>
      <w:moveTo w:id="629" w:author="jessi_3118@hotmail.com" w:date="2017-09-11T21:01:00Z">
        <w:r>
          <w:rPr>
            <w:sz w:val="22"/>
            <w:szCs w:val="22"/>
          </w:rPr>
          <w:t>grid.setPathFinded</w:t>
        </w:r>
        <w:proofErr w:type="spellEnd"/>
        <w:r>
          <w:rPr>
            <w:sz w:val="22"/>
            <w:szCs w:val="22"/>
          </w:rPr>
          <w:t>(</w:t>
        </w:r>
        <w:proofErr w:type="gramEnd"/>
        <w:r>
          <w:rPr>
            <w:sz w:val="22"/>
            <w:szCs w:val="22"/>
          </w:rPr>
          <w:t>):</w:t>
        </w:r>
        <w:r w:rsidRPr="009E6E32">
          <w:rPr>
            <w:sz w:val="22"/>
            <w:szCs w:val="22"/>
          </w:rPr>
          <w:t xml:space="preserve"> </w:t>
        </w:r>
        <w:r>
          <w:rPr>
            <w:sz w:val="22"/>
            <w:szCs w:val="22"/>
          </w:rPr>
          <w:t>indica</w:t>
        </w:r>
        <w:r w:rsidRPr="009E6E32">
          <w:rPr>
            <w:sz w:val="22"/>
            <w:szCs w:val="22"/>
          </w:rPr>
          <w:t xml:space="preserve"> que se ha encontrado el camino para que empiece a pintarse.</w:t>
        </w:r>
      </w:moveTo>
    </w:p>
    <w:p w:rsidR="00620EEA" w:rsidRDefault="00620EEA" w:rsidP="00620EEA">
      <w:pPr>
        <w:pStyle w:val="SubSubTitulo"/>
        <w:spacing w:line="254" w:lineRule="auto"/>
        <w:ind w:left="0" w:firstLine="0"/>
        <w:rPr>
          <w:moveTo w:id="630" w:author="jessi_3118@hotmail.com" w:date="2017-09-11T21:01:00Z"/>
          <w:sz w:val="22"/>
          <w:szCs w:val="22"/>
        </w:rPr>
      </w:pPr>
    </w:p>
    <w:p w:rsidR="00620EEA" w:rsidRDefault="00620EEA" w:rsidP="00620EEA">
      <w:pPr>
        <w:pStyle w:val="SubSubTitulo"/>
        <w:spacing w:line="254" w:lineRule="auto"/>
        <w:ind w:left="0" w:firstLine="0"/>
        <w:rPr>
          <w:moveTo w:id="631" w:author="jessi_3118@hotmail.com" w:date="2017-09-11T21:01:00Z"/>
          <w:sz w:val="22"/>
          <w:szCs w:val="22"/>
        </w:rPr>
      </w:pPr>
      <w:moveTo w:id="632" w:author="jessi_3118@hotmail.com" w:date="2017-09-11T21:01:00Z">
        <w:r>
          <w:rPr>
            <w:sz w:val="22"/>
            <w:szCs w:val="22"/>
          </w:rPr>
          <w:t>Además, est</w:t>
        </w:r>
      </w:moveTo>
      <w:ins w:id="633" w:author="jessi_3118@hotmail.com" w:date="2017-09-11T21:02:00Z">
        <w:r w:rsidR="000D45D8">
          <w:rPr>
            <w:sz w:val="22"/>
            <w:szCs w:val="22"/>
          </w:rPr>
          <w:t>a</w:t>
        </w:r>
      </w:ins>
      <w:moveTo w:id="634" w:author="jessi_3118@hotmail.com" w:date="2017-09-11T21:01:00Z">
        <w:del w:id="635" w:author="jessi_3118@hotmail.com" w:date="2017-09-11T21:02:00Z">
          <w:r w:rsidDel="000D45D8">
            <w:rPr>
              <w:sz w:val="22"/>
              <w:szCs w:val="22"/>
            </w:rPr>
            <w:delText>e</w:delText>
          </w:r>
        </w:del>
        <w:r>
          <w:rPr>
            <w:sz w:val="22"/>
            <w:szCs w:val="22"/>
          </w:rPr>
          <w:t xml:space="preserve"> </w:t>
        </w:r>
        <w:del w:id="636" w:author="jessi_3118@hotmail.com" w:date="2017-09-11T21:02:00Z">
          <w:r w:rsidDel="000D45D8">
            <w:rPr>
              <w:sz w:val="22"/>
              <w:szCs w:val="22"/>
            </w:rPr>
            <w:delText>componente</w:delText>
          </w:r>
        </w:del>
      </w:moveTo>
      <w:ins w:id="637" w:author="jessi_3118@hotmail.com" w:date="2017-09-11T21:02:00Z">
        <w:r w:rsidR="000D45D8">
          <w:rPr>
            <w:sz w:val="22"/>
            <w:szCs w:val="22"/>
          </w:rPr>
          <w:t>clase</w:t>
        </w:r>
      </w:ins>
      <w:moveTo w:id="638" w:author="jessi_3118@hotmail.com" w:date="2017-09-11T21:01:00Z">
        <w:r>
          <w:rPr>
            <w:sz w:val="22"/>
            <w:szCs w:val="22"/>
          </w:rPr>
          <w:t xml:space="preserve"> tiene funciones para p</w:t>
        </w:r>
        <w:del w:id="639" w:author="Usuario" w:date="2017-09-12T17:52:00Z">
          <w:r w:rsidDel="00AF074C">
            <w:rPr>
              <w:sz w:val="22"/>
              <w:szCs w:val="22"/>
            </w:rPr>
            <w:delText>oder</w:delText>
          </w:r>
        </w:del>
      </w:moveTo>
      <w:ins w:id="640" w:author="Usuario" w:date="2017-09-12T17:52:00Z">
        <w:r w:rsidR="00AF074C">
          <w:rPr>
            <w:sz w:val="22"/>
            <w:szCs w:val="22"/>
          </w:rPr>
          <w:t>asar</w:t>
        </w:r>
      </w:ins>
      <w:moveTo w:id="641" w:author="jessi_3118@hotmail.com" w:date="2017-09-11T21:01:00Z">
        <w:r>
          <w:rPr>
            <w:sz w:val="22"/>
            <w:szCs w:val="22"/>
          </w:rPr>
          <w:t xml:space="preserve"> </w:t>
        </w:r>
        <w:del w:id="642" w:author="jessi_3118@hotmail.com" w:date="2017-09-11T21:03:00Z">
          <w:r w:rsidDel="00AA36F8">
            <w:rPr>
              <w:sz w:val="22"/>
              <w:szCs w:val="22"/>
            </w:rPr>
            <w:delText xml:space="preserve">pasar </w:delText>
          </w:r>
        </w:del>
        <w:r>
          <w:rPr>
            <w:sz w:val="22"/>
            <w:szCs w:val="22"/>
          </w:rPr>
          <w:t>de coordenadas del mundo a coordenadas del mapa</w:t>
        </w:r>
      </w:moveTo>
      <w:ins w:id="643" w:author="Usuario" w:date="2017-09-12T20:57:00Z">
        <w:r w:rsidR="00B165E0">
          <w:rPr>
            <w:sz w:val="22"/>
            <w:szCs w:val="22"/>
          </w:rPr>
          <w:t xml:space="preserve"> </w:t>
        </w:r>
      </w:ins>
      <w:ins w:id="644" w:author="jessi_3118@hotmail.com" w:date="2017-09-11T21:03:00Z">
        <w:r w:rsidR="00AA36F8" w:rsidRPr="00B165E0">
          <w:rPr>
            <w:sz w:val="22"/>
            <w:szCs w:val="22"/>
            <w:rPrChange w:id="645" w:author="Usuario" w:date="2017-09-12T20:57:00Z">
              <w:rPr>
                <w:rFonts w:ascii="DejaVuSans" w:hAnsi="DejaVuSans" w:cs="DejaVuSans"/>
                <w:color w:val="FF0000"/>
              </w:rPr>
            </w:rPrChange>
          </w:rPr>
          <w:t>(fila-columna de la rejilla)</w:t>
        </w:r>
      </w:ins>
      <w:moveTo w:id="646" w:author="jessi_3118@hotmail.com" w:date="2017-09-11T21:01:00Z">
        <w:r>
          <w:rPr>
            <w:sz w:val="22"/>
            <w:szCs w:val="22"/>
          </w:rPr>
          <w:t xml:space="preserve"> y viceversa. Estas funciones son necesarias para la solución de la práctica, y son las siguientes:</w:t>
        </w:r>
      </w:moveTo>
    </w:p>
    <w:p w:rsidR="00620EEA" w:rsidRDefault="00620EEA" w:rsidP="00620EEA">
      <w:pPr>
        <w:pStyle w:val="SubSubTitulo"/>
        <w:spacing w:line="254" w:lineRule="auto"/>
        <w:ind w:left="0" w:firstLine="0"/>
        <w:rPr>
          <w:moveTo w:id="647" w:author="jessi_3118@hotmail.com" w:date="2017-09-11T21:01:00Z"/>
          <w:sz w:val="22"/>
          <w:szCs w:val="22"/>
        </w:rPr>
      </w:pPr>
    </w:p>
    <w:p w:rsidR="00620EEA" w:rsidRDefault="00620EEA" w:rsidP="00620EEA">
      <w:pPr>
        <w:pStyle w:val="SubSubTitulo"/>
        <w:numPr>
          <w:ilvl w:val="0"/>
          <w:numId w:val="30"/>
        </w:numPr>
        <w:spacing w:line="254" w:lineRule="auto"/>
        <w:rPr>
          <w:moveTo w:id="648" w:author="jessi_3118@hotmail.com" w:date="2017-09-11T21:01:00Z"/>
          <w:sz w:val="22"/>
          <w:szCs w:val="22"/>
        </w:rPr>
      </w:pPr>
      <w:proofErr w:type="spellStart"/>
      <w:proofErr w:type="gramStart"/>
      <w:moveTo w:id="649" w:author="jessi_3118@hotmail.com" w:date="2017-09-11T21:01:00Z">
        <w:r>
          <w:rPr>
            <w:sz w:val="22"/>
            <w:szCs w:val="22"/>
          </w:rPr>
          <w:t>gridToWorld</w:t>
        </w:r>
        <w:proofErr w:type="spellEnd"/>
        <w:r>
          <w:rPr>
            <w:sz w:val="22"/>
            <w:szCs w:val="22"/>
          </w:rPr>
          <w:t>(</w:t>
        </w:r>
        <w:proofErr w:type="spellStart"/>
        <w:proofErr w:type="gramEnd"/>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recibe las coordenadas </w:t>
        </w:r>
        <w:r>
          <w:rPr>
            <w:sz w:val="22"/>
            <w:szCs w:val="22"/>
          </w:rPr>
          <w:t xml:space="preserve">x e y </w:t>
        </w:r>
        <w:r w:rsidRPr="00F93CD1">
          <w:rPr>
            <w:sz w:val="22"/>
            <w:szCs w:val="22"/>
          </w:rPr>
          <w:t>del mapa</w:t>
        </w:r>
        <w:r>
          <w:rPr>
            <w:sz w:val="22"/>
            <w:szCs w:val="22"/>
          </w:rPr>
          <w:t xml:space="preserve"> (</w:t>
        </w:r>
        <w:proofErr w:type="spellStart"/>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y devuelve una </w:t>
        </w:r>
        <w:proofErr w:type="spellStart"/>
        <w:r w:rsidRPr="00F93CD1">
          <w:rPr>
            <w:sz w:val="22"/>
            <w:szCs w:val="22"/>
          </w:rPr>
          <w:t>tupla</w:t>
        </w:r>
        <w:proofErr w:type="spellEnd"/>
        <w:r w:rsidRPr="00F93CD1">
          <w:rPr>
            <w:sz w:val="22"/>
            <w:szCs w:val="22"/>
          </w:rPr>
          <w:t xml:space="preserve"> con las coord</w:t>
        </w:r>
        <w:r>
          <w:rPr>
            <w:sz w:val="22"/>
            <w:szCs w:val="22"/>
          </w:rPr>
          <w:t xml:space="preserve">enadas equivalentes en el mundo </w:t>
        </w:r>
        <w:r w:rsidRPr="00F93CD1">
          <w:rPr>
            <w:sz w:val="22"/>
            <w:szCs w:val="22"/>
          </w:rPr>
          <w:t>(</w:t>
        </w:r>
        <w:proofErr w:type="spellStart"/>
        <w:r w:rsidRPr="00F93CD1">
          <w:rPr>
            <w:sz w:val="22"/>
            <w:szCs w:val="22"/>
          </w:rPr>
          <w:t>worldX</w:t>
        </w:r>
        <w:proofErr w:type="spellEnd"/>
        <w:r w:rsidRPr="00F93CD1">
          <w:rPr>
            <w:sz w:val="22"/>
            <w:szCs w:val="22"/>
          </w:rPr>
          <w:t xml:space="preserve">, </w:t>
        </w:r>
        <w:proofErr w:type="spellStart"/>
        <w:r w:rsidRPr="00F93CD1">
          <w:rPr>
            <w:sz w:val="22"/>
            <w:szCs w:val="22"/>
          </w:rPr>
          <w:t>worldY</w:t>
        </w:r>
        <w:proofErr w:type="spellEnd"/>
        <w:r w:rsidRPr="00F93CD1">
          <w:rPr>
            <w:sz w:val="22"/>
            <w:szCs w:val="22"/>
          </w:rPr>
          <w:t>)</w:t>
        </w:r>
        <w:r>
          <w:rPr>
            <w:sz w:val="22"/>
            <w:szCs w:val="22"/>
          </w:rPr>
          <w:t>.</w:t>
        </w:r>
      </w:moveTo>
    </w:p>
    <w:p w:rsidR="00620EEA" w:rsidRDefault="00620EEA" w:rsidP="00620EEA">
      <w:pPr>
        <w:pStyle w:val="SubSubTitulo"/>
        <w:numPr>
          <w:ilvl w:val="0"/>
          <w:numId w:val="30"/>
        </w:numPr>
        <w:spacing w:line="254" w:lineRule="auto"/>
        <w:rPr>
          <w:moveTo w:id="650" w:author="jessi_3118@hotmail.com" w:date="2017-09-11T21:01:00Z"/>
          <w:sz w:val="22"/>
          <w:szCs w:val="22"/>
        </w:rPr>
      </w:pPr>
      <w:proofErr w:type="spellStart"/>
      <w:proofErr w:type="gramStart"/>
      <w:moveTo w:id="651" w:author="jessi_3118@hotmail.com" w:date="2017-09-11T21:01:00Z">
        <w:r>
          <w:rPr>
            <w:sz w:val="22"/>
            <w:szCs w:val="22"/>
          </w:rPr>
          <w:t>worldToGrid</w:t>
        </w:r>
        <w:proofErr w:type="spellEnd"/>
        <w:r>
          <w:rPr>
            <w:sz w:val="22"/>
            <w:szCs w:val="22"/>
          </w:rPr>
          <w:t>(</w:t>
        </w:r>
        <w:proofErr w:type="spellStart"/>
        <w:proofErr w:type="gramEnd"/>
        <w:r>
          <w:rPr>
            <w:sz w:val="22"/>
            <w:szCs w:val="22"/>
          </w:rPr>
          <w:t>worldX</w:t>
        </w:r>
        <w:proofErr w:type="spellEnd"/>
        <w:r>
          <w:rPr>
            <w:sz w:val="22"/>
            <w:szCs w:val="22"/>
          </w:rPr>
          <w:t xml:space="preserve">, </w:t>
        </w:r>
        <w:proofErr w:type="spellStart"/>
        <w:r>
          <w:rPr>
            <w:sz w:val="22"/>
            <w:szCs w:val="22"/>
          </w:rPr>
          <w:t>worldY</w:t>
        </w:r>
        <w:proofErr w:type="spellEnd"/>
        <w:r>
          <w:rPr>
            <w:sz w:val="22"/>
            <w:szCs w:val="22"/>
          </w:rPr>
          <w:t>):</w:t>
        </w:r>
        <w:r w:rsidRPr="00F93CD1">
          <w:rPr>
            <w:sz w:val="22"/>
            <w:szCs w:val="22"/>
          </w:rPr>
          <w:t xml:space="preserve"> recibe las coordenadas</w:t>
        </w:r>
        <w:r>
          <w:rPr>
            <w:sz w:val="22"/>
            <w:szCs w:val="22"/>
          </w:rPr>
          <w:t xml:space="preserve"> x e y</w:t>
        </w:r>
        <w:r w:rsidRPr="00F93CD1">
          <w:rPr>
            <w:sz w:val="22"/>
            <w:szCs w:val="22"/>
          </w:rPr>
          <w:t xml:space="preserve"> del mundo </w:t>
        </w:r>
        <w:r>
          <w:rPr>
            <w:sz w:val="22"/>
            <w:szCs w:val="22"/>
          </w:rPr>
          <w:t>(</w:t>
        </w:r>
        <w:proofErr w:type="spellStart"/>
        <w:r>
          <w:rPr>
            <w:sz w:val="22"/>
            <w:szCs w:val="22"/>
          </w:rPr>
          <w:t>worldX</w:t>
        </w:r>
        <w:proofErr w:type="spellEnd"/>
        <w:r>
          <w:rPr>
            <w:sz w:val="22"/>
            <w:szCs w:val="22"/>
          </w:rPr>
          <w:t xml:space="preserve">, </w:t>
        </w:r>
        <w:proofErr w:type="spellStart"/>
        <w:r>
          <w:rPr>
            <w:sz w:val="22"/>
            <w:szCs w:val="22"/>
          </w:rPr>
          <w:t>worldY</w:t>
        </w:r>
        <w:proofErr w:type="spellEnd"/>
        <w:r>
          <w:rPr>
            <w:sz w:val="22"/>
            <w:szCs w:val="22"/>
          </w:rPr>
          <w:t xml:space="preserve">) </w:t>
        </w:r>
        <w:r w:rsidRPr="00F93CD1">
          <w:rPr>
            <w:sz w:val="22"/>
            <w:szCs w:val="22"/>
          </w:rPr>
          <w:t>y devu</w:t>
        </w:r>
        <w:r>
          <w:rPr>
            <w:sz w:val="22"/>
            <w:szCs w:val="22"/>
          </w:rPr>
          <w:t>e</w:t>
        </w:r>
        <w:r w:rsidRPr="00F93CD1">
          <w:rPr>
            <w:sz w:val="22"/>
            <w:szCs w:val="22"/>
          </w:rPr>
          <w:t xml:space="preserve">lve una </w:t>
        </w:r>
        <w:proofErr w:type="spellStart"/>
        <w:r w:rsidRPr="00F93CD1">
          <w:rPr>
            <w:sz w:val="22"/>
            <w:szCs w:val="22"/>
          </w:rPr>
          <w:t>tupla</w:t>
        </w:r>
        <w:proofErr w:type="spellEnd"/>
        <w:r w:rsidRPr="00F93CD1">
          <w:rPr>
            <w:sz w:val="22"/>
            <w:szCs w:val="22"/>
          </w:rPr>
          <w:t xml:space="preserve"> con las coordenadas equivalentes en el mapa: (</w:t>
        </w:r>
        <w:proofErr w:type="spellStart"/>
        <w:r w:rsidRPr="00F93CD1">
          <w:rPr>
            <w:sz w:val="22"/>
            <w:szCs w:val="22"/>
          </w:rPr>
          <w:t>gridX</w:t>
        </w:r>
        <w:proofErr w:type="spellEnd"/>
        <w:r w:rsidRPr="00F93CD1">
          <w:rPr>
            <w:sz w:val="22"/>
            <w:szCs w:val="22"/>
          </w:rPr>
          <w:t xml:space="preserve">, </w:t>
        </w:r>
        <w:proofErr w:type="spellStart"/>
        <w:r w:rsidRPr="00F93CD1">
          <w:rPr>
            <w:sz w:val="22"/>
            <w:szCs w:val="22"/>
          </w:rPr>
          <w:t>gridY</w:t>
        </w:r>
        <w:proofErr w:type="spellEnd"/>
        <w:r w:rsidRPr="00F93CD1">
          <w:rPr>
            <w:sz w:val="22"/>
            <w:szCs w:val="22"/>
          </w:rPr>
          <w:t>)</w:t>
        </w:r>
        <w:r>
          <w:rPr>
            <w:sz w:val="22"/>
            <w:szCs w:val="22"/>
          </w:rPr>
          <w:t>.</w:t>
        </w:r>
      </w:moveTo>
    </w:p>
    <w:p w:rsidR="00620EEA" w:rsidRDefault="00620EEA" w:rsidP="00620EEA">
      <w:pPr>
        <w:pStyle w:val="SubSubTitulo"/>
        <w:spacing w:line="254" w:lineRule="auto"/>
        <w:ind w:left="0" w:firstLine="0"/>
        <w:rPr>
          <w:moveTo w:id="652" w:author="jessi_3118@hotmail.com" w:date="2017-09-11T21:01:00Z"/>
        </w:rPr>
      </w:pPr>
    </w:p>
    <w:p w:rsidR="00620EEA" w:rsidRDefault="00620EEA" w:rsidP="00620EEA">
      <w:pPr>
        <w:pStyle w:val="SubSubTitulo"/>
        <w:spacing w:line="254" w:lineRule="auto"/>
        <w:ind w:left="0" w:firstLine="0"/>
        <w:rPr>
          <w:moveTo w:id="653" w:author="jessi_3118@hotmail.com" w:date="2017-09-11T21:01:00Z"/>
          <w:sz w:val="22"/>
          <w:szCs w:val="22"/>
        </w:rPr>
      </w:pPr>
      <w:moveTo w:id="654" w:author="jessi_3118@hotmail.com" w:date="2017-09-11T21:01:00Z">
        <w:r>
          <w:rPr>
            <w:sz w:val="22"/>
            <w:szCs w:val="22"/>
          </w:rPr>
          <w:t xml:space="preserve">Las funciones </w:t>
        </w:r>
        <w:proofErr w:type="spellStart"/>
        <w:r>
          <w:rPr>
            <w:sz w:val="22"/>
            <w:szCs w:val="22"/>
          </w:rPr>
          <w:t>gridToWorld</w:t>
        </w:r>
        <w:proofErr w:type="spellEnd"/>
        <w:r>
          <w:rPr>
            <w:sz w:val="22"/>
            <w:szCs w:val="22"/>
          </w:rPr>
          <w:t xml:space="preserve"> y </w:t>
        </w:r>
        <w:proofErr w:type="spellStart"/>
        <w:r>
          <w:rPr>
            <w:sz w:val="22"/>
            <w:szCs w:val="22"/>
          </w:rPr>
          <w:t>worldToGrid</w:t>
        </w:r>
        <w:proofErr w:type="spellEnd"/>
        <w:r>
          <w:rPr>
            <w:sz w:val="22"/>
            <w:szCs w:val="22"/>
          </w:rPr>
          <w:t xml:space="preserve"> han sido modificadas en la versión actual, puesto que estas funciones tenían un sistema de conversión apropiado para cómo est</w:t>
        </w:r>
      </w:moveTo>
      <w:ins w:id="655" w:author="jessi_3118@hotmail.com" w:date="2017-09-11T21:03:00Z">
        <w:r w:rsidR="00761A83">
          <w:rPr>
            <w:sz w:val="22"/>
            <w:szCs w:val="22"/>
          </w:rPr>
          <w:t>aba</w:t>
        </w:r>
      </w:ins>
      <w:moveTo w:id="656" w:author="jessi_3118@hotmail.com" w:date="2017-09-11T21:01:00Z">
        <w:del w:id="657" w:author="jessi_3118@hotmail.com" w:date="2017-09-11T21:03:00Z">
          <w:r w:rsidDel="00761A83">
            <w:rPr>
              <w:sz w:val="22"/>
              <w:szCs w:val="22"/>
            </w:rPr>
            <w:delText>á</w:delText>
          </w:r>
        </w:del>
        <w:r>
          <w:rPr>
            <w:sz w:val="22"/>
            <w:szCs w:val="22"/>
          </w:rPr>
          <w:t xml:space="preserve"> hecha la práctica, pero si modificáramos esta práctica sería difícil adaptar este sistema de conversión de coordenadas. Esto se debe a que emplea</w:t>
        </w:r>
      </w:moveTo>
      <w:ins w:id="658" w:author="jessi_3118@hotmail.com" w:date="2017-09-11T21:03:00Z">
        <w:r w:rsidR="00761A83">
          <w:rPr>
            <w:sz w:val="22"/>
            <w:szCs w:val="22"/>
          </w:rPr>
          <w:t>ba</w:t>
        </w:r>
      </w:ins>
      <w:moveTo w:id="659" w:author="jessi_3118@hotmail.com" w:date="2017-09-11T21:01:00Z">
        <w:r>
          <w:rPr>
            <w:sz w:val="22"/>
            <w:szCs w:val="22"/>
          </w:rPr>
          <w:t xml:space="preserve"> un sistema de conversión por casos, en vez de emplear matrices de rotación y traslación para pasar de un sistema de referencia a otro. Por eso se ha modificado empleando estas matrices. Además, uno de los motivos del cambio fue que no era correcta la conversión, sino que era aproximada. Lo que </w:t>
        </w:r>
        <w:r>
          <w:rPr>
            <w:sz w:val="22"/>
            <w:szCs w:val="22"/>
          </w:rPr>
          <w:lastRenderedPageBreak/>
          <w:t xml:space="preserve">provocaba una desviación que afectaba al sistema de pilotaje. Si por ejemplo, teníamos una ruta pintada por el centro de la carretera en la GUI, al realizar el cambio a coordenadas del mundo nos daba como resultado una posición de </w:t>
        </w:r>
        <w:proofErr w:type="spellStart"/>
        <w:r>
          <w:rPr>
            <w:sz w:val="22"/>
            <w:szCs w:val="22"/>
          </w:rPr>
          <w:t>Gazebo</w:t>
        </w:r>
        <w:proofErr w:type="spellEnd"/>
        <w:r>
          <w:rPr>
            <w:sz w:val="22"/>
            <w:szCs w:val="22"/>
          </w:rPr>
          <w:t xml:space="preserve"> que implicaba que el coche iba pegado a las paredes, y por ello se chocaba con ellas. En las siguientes imágenes podremos ver la imagen del mapa con la antigua versión (a la izquierda) y la misma con la nueva versión (a la derecha). En este mapa se ha pintado un píxel en rojo en la posición (200, 200), que corresponde con el centro de la imagen, y con la posición donde se encuentra el taxi al lanzar la práctica. </w:t>
        </w:r>
      </w:moveTo>
    </w:p>
    <w:p w:rsidR="00620EEA" w:rsidRDefault="00620EEA" w:rsidP="00620EEA">
      <w:pPr>
        <w:pStyle w:val="SubSubTitulo"/>
        <w:spacing w:line="254" w:lineRule="auto"/>
        <w:ind w:left="0" w:firstLine="0"/>
        <w:rPr>
          <w:moveTo w:id="660" w:author="jessi_3118@hotmail.com" w:date="2017-09-11T21:01:00Z"/>
          <w:sz w:val="22"/>
          <w:szCs w:val="22"/>
        </w:rPr>
      </w:pPr>
    </w:p>
    <w:p w:rsidR="00620EEA" w:rsidRDefault="00620EEA" w:rsidP="00620EEA">
      <w:pPr>
        <w:pStyle w:val="SubSubTitulo"/>
        <w:spacing w:line="254" w:lineRule="auto"/>
        <w:ind w:left="0" w:firstLine="0"/>
        <w:jc w:val="center"/>
        <w:rPr>
          <w:moveTo w:id="661" w:author="jessi_3118@hotmail.com" w:date="2017-09-11T21:01:00Z"/>
          <w:sz w:val="22"/>
          <w:szCs w:val="22"/>
        </w:rPr>
      </w:pPr>
      <w:moveTo w:id="662" w:author="jessi_3118@hotmail.com" w:date="2017-09-11T21:01:00Z">
        <w:r>
          <w:rPr>
            <w:noProof/>
            <w:sz w:val="22"/>
            <w:szCs w:val="22"/>
            <w:lang w:eastAsia="es-ES"/>
          </w:rPr>
          <w:drawing>
            <wp:inline distT="0" distB="0" distL="0" distR="0" wp14:anchorId="17D61654" wp14:editId="0B2361FF">
              <wp:extent cx="5486400" cy="2680620"/>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os.png"/>
                      <pic:cNvPicPr/>
                    </pic:nvPicPr>
                    <pic:blipFill>
                      <a:blip r:embed="rId17">
                        <a:extLst>
                          <a:ext uri="{28A0092B-C50C-407E-A947-70E740481C1C}">
                            <a14:useLocalDpi xmlns:a14="http://schemas.microsoft.com/office/drawing/2010/main" val="0"/>
                          </a:ext>
                        </a:extLst>
                      </a:blip>
                      <a:stretch>
                        <a:fillRect/>
                      </a:stretch>
                    </pic:blipFill>
                    <pic:spPr>
                      <a:xfrm>
                        <a:off x="0" y="0"/>
                        <a:ext cx="5490909" cy="2682823"/>
                      </a:xfrm>
                      <a:prstGeom prst="rect">
                        <a:avLst/>
                      </a:prstGeom>
                    </pic:spPr>
                  </pic:pic>
                </a:graphicData>
              </a:graphic>
            </wp:inline>
          </w:drawing>
        </w:r>
      </w:moveTo>
    </w:p>
    <w:p w:rsidR="00620EEA" w:rsidRPr="00A04965" w:rsidRDefault="00620EEA" w:rsidP="00620EEA">
      <w:pPr>
        <w:pStyle w:val="SubTitulos-TFG"/>
        <w:numPr>
          <w:ilvl w:val="0"/>
          <w:numId w:val="0"/>
        </w:numPr>
        <w:jc w:val="center"/>
        <w:rPr>
          <w:moveTo w:id="663" w:author="jessi_3118@hotmail.com" w:date="2017-09-11T21:01:00Z"/>
          <w:rFonts w:asciiTheme="minorHAnsi" w:hAnsiTheme="minorHAnsi" w:cstheme="minorHAnsi"/>
          <w:sz w:val="22"/>
          <w:szCs w:val="22"/>
        </w:rPr>
      </w:pPr>
      <w:moveTo w:id="664" w:author="jessi_3118@hotmail.com" w:date="2017-09-11T21:01:00Z">
        <w:r>
          <w:rPr>
            <w:rFonts w:asciiTheme="minorHAnsi" w:hAnsiTheme="minorHAnsi" w:cstheme="minorHAnsi"/>
            <w:sz w:val="22"/>
            <w:szCs w:val="22"/>
          </w:rPr>
          <w:t>Figure 4.7: Imágenes con el centro incorrecto (izquierda) y el centro correcto (derecha)</w:t>
        </w:r>
      </w:moveTo>
    </w:p>
    <w:p w:rsidR="00620EEA" w:rsidRDefault="00620EEA" w:rsidP="00620EEA">
      <w:pPr>
        <w:pStyle w:val="SubSubTitulo"/>
        <w:spacing w:line="254" w:lineRule="auto"/>
        <w:ind w:left="0" w:firstLine="0"/>
        <w:rPr>
          <w:moveTo w:id="665" w:author="jessi_3118@hotmail.com" w:date="2017-09-11T21:01:00Z"/>
          <w:sz w:val="22"/>
          <w:szCs w:val="22"/>
        </w:rPr>
      </w:pPr>
      <w:moveTo w:id="666" w:author="jessi_3118@hotmail.com" w:date="2017-09-11T21:01:00Z">
        <w:r>
          <w:rPr>
            <w:sz w:val="22"/>
            <w:szCs w:val="22"/>
          </w:rPr>
          <w:t>Las matrices de rotación y traslación son necesarias puesto que queremos pasar de un sistema de referencia del mundo en 3D a un sistema de referencia del mapa en 2D o, al contrario. Estos cambios de sistema de referencia son necesarios porque en la práctica si realizamos la expansión del campo del gradiente sobre una rejilla deberemos saber la relación entre cada celdilla de la rejilla con el mundo para poder resolver la práctica. Lo primero que tenemos que conocer es cómo están situados los sistemas de referencia de cada sistema. Nuestros sistemas de referencia están situados de la siguiente forma:</w:t>
        </w:r>
      </w:moveTo>
    </w:p>
    <w:p w:rsidR="00620EEA" w:rsidRDefault="00620EEA" w:rsidP="00620EEA">
      <w:pPr>
        <w:pStyle w:val="SubSubTitulo"/>
        <w:spacing w:line="254" w:lineRule="auto"/>
        <w:ind w:left="0" w:firstLine="0"/>
        <w:rPr>
          <w:moveTo w:id="667" w:author="jessi_3118@hotmail.com" w:date="2017-09-11T21:01:00Z"/>
          <w:sz w:val="22"/>
          <w:szCs w:val="22"/>
        </w:rPr>
      </w:pPr>
    </w:p>
    <w:p w:rsidR="00620EEA" w:rsidRDefault="00620EEA" w:rsidP="00620EEA">
      <w:pPr>
        <w:pStyle w:val="SubSubTitulo"/>
        <w:spacing w:line="254" w:lineRule="auto"/>
        <w:ind w:left="0" w:firstLine="0"/>
        <w:jc w:val="center"/>
        <w:rPr>
          <w:moveTo w:id="668" w:author="jessi_3118@hotmail.com" w:date="2017-09-11T21:01:00Z"/>
          <w:sz w:val="22"/>
          <w:szCs w:val="22"/>
        </w:rPr>
      </w:pPr>
      <w:moveTo w:id="669" w:author="jessi_3118@hotmail.com" w:date="2017-09-11T21:01:00Z">
        <w:del w:id="670" w:author="Usuario" w:date="2017-09-12T19:16:00Z">
          <w:r w:rsidDel="00C71522">
            <w:rPr>
              <w:noProof/>
              <w:sz w:val="22"/>
              <w:szCs w:val="22"/>
              <w:lang w:eastAsia="es-ES"/>
            </w:rPr>
            <w:drawing>
              <wp:inline distT="0" distB="0" distL="0" distR="0" wp14:anchorId="67732011" wp14:editId="46A2215D">
                <wp:extent cx="3312544" cy="1735727"/>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aRef_GRID_WORLD.png"/>
                        <pic:cNvPicPr/>
                      </pic:nvPicPr>
                      <pic:blipFill rotWithShape="1">
                        <a:blip r:embed="rId18">
                          <a:extLst>
                            <a:ext uri="{28A0092B-C50C-407E-A947-70E740481C1C}">
                              <a14:useLocalDpi xmlns:a14="http://schemas.microsoft.com/office/drawing/2010/main" val="0"/>
                            </a:ext>
                          </a:extLst>
                        </a:blip>
                        <a:srcRect t="6035" b="3982"/>
                        <a:stretch/>
                      </pic:blipFill>
                      <pic:spPr bwMode="auto">
                        <a:xfrm>
                          <a:off x="0" y="0"/>
                          <a:ext cx="3345208" cy="1752843"/>
                        </a:xfrm>
                        <a:prstGeom prst="rect">
                          <a:avLst/>
                        </a:prstGeom>
                        <a:ln>
                          <a:noFill/>
                        </a:ln>
                        <a:extLst>
                          <a:ext uri="{53640926-AAD7-44D8-BBD7-CCE9431645EC}">
                            <a14:shadowObscured xmlns:a14="http://schemas.microsoft.com/office/drawing/2010/main"/>
                          </a:ext>
                        </a:extLst>
                      </pic:spPr>
                    </pic:pic>
                  </a:graphicData>
                </a:graphic>
              </wp:inline>
            </w:drawing>
          </w:r>
        </w:del>
      </w:moveTo>
      <w:ins w:id="671" w:author="Usuario" w:date="2017-09-12T19:16:00Z">
        <w:r w:rsidR="00C71522">
          <w:rPr>
            <w:noProof/>
            <w:sz w:val="22"/>
            <w:szCs w:val="22"/>
            <w:lang w:eastAsia="es-ES"/>
          </w:rPr>
          <w:drawing>
            <wp:inline distT="0" distB="0" distL="0" distR="0" wp14:anchorId="54E6C9EC" wp14:editId="34DD341C">
              <wp:extent cx="4610100" cy="2154344"/>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ia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9558" cy="2154091"/>
                      </a:xfrm>
                      <a:prstGeom prst="rect">
                        <a:avLst/>
                      </a:prstGeom>
                    </pic:spPr>
                  </pic:pic>
                </a:graphicData>
              </a:graphic>
            </wp:inline>
          </w:drawing>
        </w:r>
      </w:ins>
    </w:p>
    <w:p w:rsidR="00620EEA" w:rsidRDefault="00620EEA" w:rsidP="00620EEA">
      <w:pPr>
        <w:pStyle w:val="SubTitulos-TFG"/>
        <w:numPr>
          <w:ilvl w:val="0"/>
          <w:numId w:val="0"/>
        </w:numPr>
        <w:jc w:val="center"/>
        <w:rPr>
          <w:moveTo w:id="672" w:author="jessi_3118@hotmail.com" w:date="2017-09-11T21:01:00Z"/>
          <w:rFonts w:asciiTheme="minorHAnsi" w:hAnsiTheme="minorHAnsi" w:cstheme="minorHAnsi"/>
          <w:sz w:val="22"/>
          <w:szCs w:val="22"/>
        </w:rPr>
      </w:pPr>
      <w:moveTo w:id="673" w:author="jessi_3118@hotmail.com" w:date="2017-09-11T21:01:00Z">
        <w:r>
          <w:rPr>
            <w:rFonts w:asciiTheme="minorHAnsi" w:hAnsiTheme="minorHAnsi" w:cstheme="minorHAnsi"/>
            <w:sz w:val="22"/>
            <w:szCs w:val="22"/>
          </w:rPr>
          <w:t>Figure 4.8: Sistema de referencia del mundo (izquierda) y sistema de referencia del mapa (derecha)</w:t>
        </w:r>
      </w:moveTo>
    </w:p>
    <w:p w:rsidR="00620EEA" w:rsidDel="00DF276B" w:rsidRDefault="00620EEA" w:rsidP="00620EEA">
      <w:pPr>
        <w:pStyle w:val="SubTitulos-TFG"/>
        <w:numPr>
          <w:ilvl w:val="0"/>
          <w:numId w:val="0"/>
        </w:numPr>
        <w:jc w:val="center"/>
        <w:rPr>
          <w:del w:id="674" w:author="Usuario" w:date="2017-09-12T19:17:00Z"/>
          <w:moveTo w:id="675" w:author="jessi_3118@hotmail.com" w:date="2017-09-11T21:01:00Z"/>
          <w:rFonts w:asciiTheme="minorHAnsi" w:hAnsiTheme="minorHAnsi" w:cstheme="minorHAnsi"/>
          <w:sz w:val="22"/>
          <w:szCs w:val="22"/>
        </w:rPr>
      </w:pPr>
    </w:p>
    <w:p w:rsidR="00620EEA" w:rsidRPr="005C13E3" w:rsidRDefault="00620EEA" w:rsidP="00620EEA">
      <w:pPr>
        <w:jc w:val="both"/>
        <w:rPr>
          <w:moveTo w:id="676" w:author="jessi_3118@hotmail.com" w:date="2017-09-11T21:01:00Z"/>
          <w:rFonts w:ascii="Cambria" w:hAnsi="Cambria"/>
        </w:rPr>
      </w:pPr>
      <w:moveTo w:id="677" w:author="jessi_3118@hotmail.com" w:date="2017-09-11T21:01:00Z">
        <w:r w:rsidRPr="005C13E3">
          <w:rPr>
            <w:rFonts w:ascii="Cambria" w:hAnsi="Cambria"/>
          </w:rPr>
          <w:t xml:space="preserve">Para poder pasar de un sistema a otro deberemos aplicar la rotación y la traslación necesarias. Por ejemplo, en la función </w:t>
        </w:r>
        <w:proofErr w:type="spellStart"/>
        <w:r w:rsidRPr="005C13E3">
          <w:rPr>
            <w:rFonts w:ascii="Cambria" w:hAnsi="Cambria"/>
          </w:rPr>
          <w:t>WorldGrid</w:t>
        </w:r>
        <w:proofErr w:type="spellEnd"/>
        <w:r w:rsidRPr="005C13E3">
          <w:rPr>
            <w:rFonts w:ascii="Cambria" w:hAnsi="Cambria"/>
          </w:rPr>
          <w:t xml:space="preserve"> tenemos que pasar de una coordenada (x, y) en un mundo 3D a una coordenada (x’, y’) en 2D. Para ello primero deberemos aplicar una matriz de rotación de pi grados sobre el eje x para que el sistema de coordenadas del mundo rote de la siguiente forma:</w:t>
        </w:r>
      </w:moveTo>
    </w:p>
    <w:p w:rsidR="00620EEA" w:rsidRDefault="00620EEA" w:rsidP="00620EEA">
      <w:pPr>
        <w:pStyle w:val="SubTitulos-TFG"/>
        <w:numPr>
          <w:ilvl w:val="0"/>
          <w:numId w:val="0"/>
        </w:numPr>
        <w:rPr>
          <w:moveTo w:id="678" w:author="jessi_3118@hotmail.com" w:date="2017-09-11T21:01:00Z"/>
          <w:rFonts w:asciiTheme="majorHAnsi" w:hAnsiTheme="majorHAnsi" w:cstheme="minorHAnsi"/>
          <w:sz w:val="22"/>
          <w:szCs w:val="22"/>
        </w:rPr>
      </w:pPr>
    </w:p>
    <w:p w:rsidR="00620EEA" w:rsidRDefault="00620EEA" w:rsidP="00620EEA">
      <w:pPr>
        <w:pStyle w:val="SubTitulos-TFG"/>
        <w:numPr>
          <w:ilvl w:val="0"/>
          <w:numId w:val="0"/>
        </w:numPr>
        <w:jc w:val="center"/>
        <w:rPr>
          <w:moveTo w:id="679" w:author="jessi_3118@hotmail.com" w:date="2017-09-11T21:01:00Z"/>
          <w:rFonts w:asciiTheme="majorHAnsi" w:hAnsiTheme="majorHAnsi" w:cstheme="minorHAnsi"/>
          <w:sz w:val="22"/>
          <w:szCs w:val="22"/>
        </w:rPr>
      </w:pPr>
      <w:moveTo w:id="680" w:author="jessi_3118@hotmail.com" w:date="2017-09-11T21:01:00Z">
        <w:r>
          <w:rPr>
            <w:rFonts w:asciiTheme="majorHAnsi" w:hAnsiTheme="majorHAnsi" w:cstheme="minorHAnsi"/>
            <w:noProof/>
            <w:sz w:val="22"/>
            <w:szCs w:val="22"/>
            <w:lang w:eastAsia="es-ES"/>
          </w:rPr>
          <w:drawing>
            <wp:inline distT="0" distB="0" distL="0" distR="0" wp14:anchorId="2524D3B1" wp14:editId="10D9E5A6">
              <wp:extent cx="1855516" cy="165207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a3DRot.png"/>
                      <pic:cNvPicPr/>
                    </pic:nvPicPr>
                    <pic:blipFill rotWithShape="1">
                      <a:blip r:embed="rId20">
                        <a:extLst>
                          <a:ext uri="{28A0092B-C50C-407E-A947-70E740481C1C}">
                            <a14:useLocalDpi xmlns:a14="http://schemas.microsoft.com/office/drawing/2010/main" val="0"/>
                          </a:ext>
                        </a:extLst>
                      </a:blip>
                      <a:srcRect l="5546" t="4338" b="2800"/>
                      <a:stretch/>
                    </pic:blipFill>
                    <pic:spPr bwMode="auto">
                      <a:xfrm>
                        <a:off x="0" y="0"/>
                        <a:ext cx="1871340" cy="1666166"/>
                      </a:xfrm>
                      <a:prstGeom prst="rect">
                        <a:avLst/>
                      </a:prstGeom>
                      <a:ln>
                        <a:noFill/>
                      </a:ln>
                      <a:extLst>
                        <a:ext uri="{53640926-AAD7-44D8-BBD7-CCE9431645EC}">
                          <a14:shadowObscured xmlns:a14="http://schemas.microsoft.com/office/drawing/2010/main"/>
                        </a:ext>
                      </a:extLst>
                    </pic:spPr>
                  </pic:pic>
                </a:graphicData>
              </a:graphic>
            </wp:inline>
          </w:drawing>
        </w:r>
      </w:moveTo>
    </w:p>
    <w:p w:rsidR="00620EEA" w:rsidRPr="005C13E3" w:rsidRDefault="00620EEA" w:rsidP="00620EEA">
      <w:pPr>
        <w:jc w:val="center"/>
        <w:rPr>
          <w:moveTo w:id="681" w:author="jessi_3118@hotmail.com" w:date="2017-09-11T21:01:00Z"/>
        </w:rPr>
      </w:pPr>
      <w:moveTo w:id="682" w:author="jessi_3118@hotmail.com" w:date="2017-09-11T21:01:00Z">
        <w:r w:rsidRPr="005C13E3">
          <w:t>Figure 4.9: Rotación sobre el sistema de referencia del mundo (sistema punteado)</w:t>
        </w:r>
      </w:moveTo>
    </w:p>
    <w:p w:rsidR="00620EEA" w:rsidRDefault="00620EEA" w:rsidP="00620EEA">
      <w:pPr>
        <w:pStyle w:val="SubTitulos-TFG"/>
        <w:numPr>
          <w:ilvl w:val="0"/>
          <w:numId w:val="0"/>
        </w:numPr>
        <w:rPr>
          <w:moveTo w:id="683" w:author="jessi_3118@hotmail.com" w:date="2017-09-11T21:01:00Z"/>
          <w:sz w:val="22"/>
          <w:szCs w:val="22"/>
        </w:rPr>
      </w:pPr>
    </w:p>
    <w:p w:rsidR="00620EEA" w:rsidRPr="005C13E3" w:rsidRDefault="00620EEA" w:rsidP="00620EEA">
      <w:pPr>
        <w:jc w:val="both"/>
        <w:rPr>
          <w:moveTo w:id="684" w:author="jessi_3118@hotmail.com" w:date="2017-09-11T21:01:00Z"/>
          <w:rFonts w:ascii="Cambria" w:hAnsi="Cambria"/>
        </w:rPr>
      </w:pPr>
      <w:moveTo w:id="685" w:author="jessi_3118@hotmail.com" w:date="2017-09-11T21:01:00Z">
        <w:r w:rsidRPr="005C13E3">
          <w:rPr>
            <w:rFonts w:ascii="Cambria" w:hAnsi="Cambria"/>
          </w:rPr>
          <w:t xml:space="preserve">Por si tenemos que aplicar alguna traslación además de la rotación, tenemos una matriz de rotación y traslación para el eje x. Si no queremos realizar una traslación los puntos </w:t>
        </w:r>
        <w:proofErr w:type="spellStart"/>
        <w:r w:rsidRPr="005C13E3">
          <w:rPr>
            <w:rFonts w:ascii="Cambria" w:hAnsi="Cambria"/>
          </w:rPr>
          <w:t>tx</w:t>
        </w:r>
        <w:proofErr w:type="spellEnd"/>
        <w:r w:rsidRPr="005C13E3">
          <w:rPr>
            <w:rFonts w:ascii="Cambria" w:hAnsi="Cambria"/>
          </w:rPr>
          <w:t xml:space="preserve">, </w:t>
        </w:r>
        <w:proofErr w:type="spellStart"/>
        <w:r w:rsidRPr="005C13E3">
          <w:rPr>
            <w:rFonts w:ascii="Cambria" w:hAnsi="Cambria"/>
          </w:rPr>
          <w:t>ty</w:t>
        </w:r>
        <w:proofErr w:type="spellEnd"/>
        <w:r w:rsidRPr="005C13E3">
          <w:rPr>
            <w:rFonts w:ascii="Cambria" w:hAnsi="Cambria"/>
          </w:rPr>
          <w:t xml:space="preserve">, y </w:t>
        </w:r>
        <w:proofErr w:type="spellStart"/>
        <w:r w:rsidRPr="005C13E3">
          <w:rPr>
            <w:rFonts w:ascii="Cambria" w:hAnsi="Cambria"/>
          </w:rPr>
          <w:t>tz</w:t>
        </w:r>
        <w:proofErr w:type="spellEnd"/>
        <w:r w:rsidRPr="005C13E3">
          <w:rPr>
            <w:rFonts w:ascii="Cambria" w:hAnsi="Cambria"/>
          </w:rPr>
          <w:t xml:space="preserve"> tendrán valor 0. La traslación se debe a que queremos tener el punto (0,0) de la imagen en la esquina superior izquierda. El cambio lo realizamos de la siguiente forma:</w:t>
        </w:r>
      </w:moveTo>
    </w:p>
    <w:p w:rsidR="00620EEA" w:rsidRDefault="00620EEA" w:rsidP="00620EEA">
      <w:pPr>
        <w:pStyle w:val="SubTitulos-TFG"/>
        <w:numPr>
          <w:ilvl w:val="0"/>
          <w:numId w:val="0"/>
        </w:numPr>
        <w:rPr>
          <w:moveTo w:id="686" w:author="jessi_3118@hotmail.com" w:date="2017-09-11T21:01:00Z"/>
          <w:rFonts w:asciiTheme="majorHAnsi" w:hAnsiTheme="majorHAnsi"/>
          <w:sz w:val="22"/>
          <w:szCs w:val="22"/>
        </w:rPr>
      </w:pPr>
    </w:p>
    <w:p w:rsidR="00620EEA" w:rsidRDefault="0071293D" w:rsidP="00620EEA">
      <w:pPr>
        <w:pStyle w:val="SubTitulos-TFG"/>
        <w:numPr>
          <w:ilvl w:val="0"/>
          <w:numId w:val="0"/>
        </w:numPr>
        <w:rPr>
          <w:moveTo w:id="687"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w:rPr>
                        <w:rFonts w:ascii="Cambria Math" w:hAnsi="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620EEA" w:rsidRDefault="00620EEA" w:rsidP="00620EEA">
      <w:pPr>
        <w:pStyle w:val="SubTitulos-TFG"/>
        <w:numPr>
          <w:ilvl w:val="0"/>
          <w:numId w:val="0"/>
        </w:numPr>
        <w:rPr>
          <w:moveTo w:id="688" w:author="jessi_3118@hotmail.com" w:date="2017-09-11T21:01:00Z"/>
          <w:rFonts w:asciiTheme="majorHAnsi" w:hAnsiTheme="majorHAnsi"/>
          <w:sz w:val="22"/>
          <w:szCs w:val="22"/>
        </w:rPr>
      </w:pPr>
    </w:p>
    <w:p w:rsidR="00620EEA" w:rsidRPr="005429FD" w:rsidRDefault="00620EEA" w:rsidP="00620EEA">
      <w:pPr>
        <w:jc w:val="both"/>
        <w:rPr>
          <w:moveTo w:id="689" w:author="jessi_3118@hotmail.com" w:date="2017-09-11T21:01:00Z"/>
          <w:rFonts w:ascii="Cambria" w:hAnsi="Cambria"/>
        </w:rPr>
      </w:pPr>
      <w:moveTo w:id="690" w:author="jessi_3118@hotmail.com" w:date="2017-09-11T21:01:00Z">
        <w:r w:rsidRPr="005429FD">
          <w:rPr>
            <w:rFonts w:ascii="Cambria" w:hAnsi="Cambria"/>
          </w:rPr>
          <w:t xml:space="preserve">Lo siguiente que tendremos que hacer es aplicar una rotación de –pi/2 grados sobre el eje z y una traslación si los puntos están un poco desviados. La traslación será de 200 píxeles (ancho de la imagen/2) en x y -200 píxeles (-alto de la imagen/2) en y. Por lo tanto, </w:t>
        </w:r>
        <w:proofErr w:type="spellStart"/>
        <w:r w:rsidRPr="005429FD">
          <w:rPr>
            <w:rFonts w:ascii="Cambria" w:hAnsi="Cambria"/>
          </w:rPr>
          <w:t>tx</w:t>
        </w:r>
        <w:proofErr w:type="spellEnd"/>
        <w:r w:rsidRPr="005429FD">
          <w:rPr>
            <w:rFonts w:ascii="Cambria" w:hAnsi="Cambria"/>
          </w:rPr>
          <w:t xml:space="preserve"> será en este caso 200, y </w:t>
        </w:r>
        <w:proofErr w:type="spellStart"/>
        <w:r w:rsidRPr="005429FD">
          <w:rPr>
            <w:rFonts w:ascii="Cambria" w:hAnsi="Cambria"/>
          </w:rPr>
          <w:t>ty</w:t>
        </w:r>
        <w:proofErr w:type="spellEnd"/>
        <w:r w:rsidRPr="005429FD">
          <w:rPr>
            <w:rFonts w:ascii="Cambria" w:hAnsi="Cambria"/>
          </w:rPr>
          <w:t xml:space="preserve"> será -200, </w:t>
        </w:r>
        <w:proofErr w:type="spellStart"/>
        <w:r w:rsidRPr="005429FD">
          <w:rPr>
            <w:rFonts w:ascii="Cambria" w:hAnsi="Cambria"/>
          </w:rPr>
          <w:t>tz</w:t>
        </w:r>
        <w:proofErr w:type="spellEnd"/>
        <w:r w:rsidRPr="005429FD">
          <w:rPr>
            <w:rFonts w:ascii="Cambria" w:hAnsi="Cambria"/>
          </w:rPr>
          <w:t xml:space="preserve"> será 0. La matriz de rotación y traslación la aplicamos de la siguiente forma:</w:t>
        </w:r>
      </w:moveTo>
    </w:p>
    <w:p w:rsidR="00620EEA" w:rsidRDefault="0071293D" w:rsidP="00620EEA">
      <w:pPr>
        <w:pStyle w:val="SubTitulos-TFG"/>
        <w:numPr>
          <w:ilvl w:val="0"/>
          <w:numId w:val="0"/>
        </w:numPr>
        <w:rPr>
          <w:moveTo w:id="691"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620EEA" w:rsidRDefault="00620EEA" w:rsidP="00620EEA">
      <w:pPr>
        <w:pStyle w:val="SubTitulos-TFG"/>
        <w:numPr>
          <w:ilvl w:val="0"/>
          <w:numId w:val="0"/>
        </w:numPr>
        <w:rPr>
          <w:moveTo w:id="692" w:author="jessi_3118@hotmail.com" w:date="2017-09-11T21:01:00Z"/>
          <w:rFonts w:asciiTheme="majorHAnsi" w:hAnsiTheme="majorHAnsi"/>
          <w:sz w:val="22"/>
          <w:szCs w:val="22"/>
        </w:rPr>
      </w:pPr>
    </w:p>
    <w:p w:rsidR="00620EEA" w:rsidRDefault="00620EEA" w:rsidP="00620EEA">
      <w:pPr>
        <w:jc w:val="both"/>
        <w:rPr>
          <w:ins w:id="693" w:author="Usuario" w:date="2017-09-12T20:58:00Z"/>
          <w:rFonts w:ascii="Cambria" w:hAnsi="Cambria"/>
        </w:rPr>
      </w:pPr>
      <w:moveTo w:id="694" w:author="jessi_3118@hotmail.com" w:date="2017-09-11T21:01:00Z">
        <w:r w:rsidRPr="005429FD">
          <w:rPr>
            <w:rFonts w:ascii="Cambria" w:hAnsi="Cambria"/>
          </w:rPr>
          <w:t>Para poder realizar la conversión de sistemas de referencia para pasar de la imagen al mundo deberemos aplicar las matrices de rotación inversas a estas. Con esto obtendremos el resultado que deseábamos tener para poder cambiar de un sistema a otro cuando sea necesario.</w:t>
        </w:r>
      </w:moveTo>
    </w:p>
    <w:p w:rsidR="00B165E0" w:rsidRDefault="00B165E0" w:rsidP="00620EEA">
      <w:pPr>
        <w:jc w:val="both"/>
        <w:rPr>
          <w:ins w:id="695" w:author="Usuario" w:date="2017-09-12T20:58:00Z"/>
          <w:rFonts w:ascii="Cambria" w:hAnsi="Cambria"/>
        </w:rPr>
      </w:pPr>
    </w:p>
    <w:p w:rsidR="00B165E0" w:rsidRPr="005429FD" w:rsidRDefault="00B165E0" w:rsidP="00620EEA">
      <w:pPr>
        <w:jc w:val="both"/>
        <w:rPr>
          <w:moveTo w:id="696" w:author="jessi_3118@hotmail.com" w:date="2017-09-11T21:01:00Z"/>
          <w:rFonts w:ascii="Cambria" w:hAnsi="Cambria"/>
        </w:rPr>
      </w:pPr>
    </w:p>
    <w:moveToRangeEnd w:id="562"/>
    <w:p w:rsidR="007F1B80" w:rsidDel="00E1507D" w:rsidRDefault="007F1B80" w:rsidP="009026D3">
      <w:pPr>
        <w:pStyle w:val="SubTitulos-TFG"/>
        <w:numPr>
          <w:ilvl w:val="0"/>
          <w:numId w:val="0"/>
        </w:numPr>
        <w:spacing w:line="254" w:lineRule="auto"/>
        <w:ind w:left="720"/>
        <w:rPr>
          <w:del w:id="697" w:author="jessi_3118@hotmail.com" w:date="2017-09-11T22:09:00Z"/>
        </w:rPr>
      </w:pPr>
    </w:p>
    <w:p w:rsidR="00E1507D" w:rsidRPr="00F37DB0" w:rsidRDefault="00E1507D">
      <w:pPr>
        <w:pStyle w:val="SubTitulos-TFG"/>
        <w:numPr>
          <w:ilvl w:val="0"/>
          <w:numId w:val="0"/>
        </w:numPr>
        <w:rPr>
          <w:ins w:id="698" w:author="Usuario" w:date="2017-09-12T20:37:00Z"/>
        </w:rPr>
        <w:pPrChange w:id="699" w:author="jessi_3118@hotmail.com" w:date="2017-09-11T20:40:00Z">
          <w:pPr>
            <w:pStyle w:val="SubTitulos-TFG"/>
            <w:numPr>
              <w:ilvl w:val="0"/>
              <w:numId w:val="0"/>
            </w:numPr>
            <w:spacing w:line="254" w:lineRule="auto"/>
            <w:ind w:left="0" w:firstLine="0"/>
          </w:pPr>
        </w:pPrChange>
      </w:pPr>
    </w:p>
    <w:p w:rsidR="009026D3" w:rsidDel="00620EEA" w:rsidRDefault="009026D3" w:rsidP="009026D3">
      <w:pPr>
        <w:pStyle w:val="SubTitulos-TFG"/>
        <w:numPr>
          <w:ilvl w:val="1"/>
          <w:numId w:val="6"/>
        </w:numPr>
        <w:spacing w:line="254" w:lineRule="auto"/>
        <w:rPr>
          <w:del w:id="700" w:author="jessi_3118@hotmail.com" w:date="2017-09-11T21:00:00Z"/>
        </w:rPr>
      </w:pPr>
      <w:del w:id="701" w:author="jessi_3118@hotmail.com" w:date="2017-09-11T21:00:00Z">
        <w:r w:rsidDel="00620EEA">
          <w:delText>Aplicación gráfica</w:delText>
        </w:r>
      </w:del>
    </w:p>
    <w:p w:rsidR="009026D3" w:rsidDel="00620EEA" w:rsidRDefault="009026D3" w:rsidP="009026D3">
      <w:pPr>
        <w:pStyle w:val="SubTitulos-TFG"/>
        <w:numPr>
          <w:ilvl w:val="0"/>
          <w:numId w:val="0"/>
        </w:numPr>
        <w:spacing w:line="254" w:lineRule="auto"/>
        <w:rPr>
          <w:del w:id="702" w:author="jessi_3118@hotmail.com" w:date="2017-09-11T21:00:00Z"/>
        </w:rPr>
      </w:pPr>
    </w:p>
    <w:p w:rsidR="009026D3" w:rsidRPr="005C13E3" w:rsidDel="00620EEA" w:rsidRDefault="009026D3" w:rsidP="009026D3">
      <w:pPr>
        <w:jc w:val="both"/>
        <w:rPr>
          <w:del w:id="703" w:author="jessi_3118@hotmail.com" w:date="2017-09-11T21:00:00Z"/>
        </w:rPr>
      </w:pPr>
      <w:del w:id="704" w:author="jessi_3118@hotmail.com" w:date="2017-09-11T21:00:00Z">
        <w:r w:rsidRPr="005C13E3" w:rsidDel="00620EEA">
          <w:delText>En esta sección vamos a explicar qué es la interfaz gráfica o también llamada GUI (Graphic User Interface), el componente Grid (mencionado en el punto 4.2.1), y cómo es nuestra interfaz gráfica.</w:delText>
        </w:r>
      </w:del>
    </w:p>
    <w:p w:rsidR="009026D3" w:rsidDel="00620EEA" w:rsidRDefault="009026D3" w:rsidP="009026D3">
      <w:pPr>
        <w:pStyle w:val="SubTitulos-TFG"/>
        <w:numPr>
          <w:ilvl w:val="0"/>
          <w:numId w:val="0"/>
        </w:numPr>
        <w:spacing w:line="254" w:lineRule="auto"/>
        <w:ind w:left="660" w:hanging="660"/>
        <w:rPr>
          <w:del w:id="705" w:author="jessi_3118@hotmail.com" w:date="2017-09-11T21:00:00Z"/>
        </w:rPr>
      </w:pPr>
    </w:p>
    <w:p w:rsidR="009026D3" w:rsidDel="00620EEA" w:rsidRDefault="009026D3" w:rsidP="009026D3">
      <w:pPr>
        <w:pStyle w:val="SubSubTitulo"/>
        <w:numPr>
          <w:ilvl w:val="2"/>
          <w:numId w:val="26"/>
        </w:numPr>
        <w:spacing w:line="254" w:lineRule="auto"/>
        <w:rPr>
          <w:del w:id="706" w:author="jessi_3118@hotmail.com" w:date="2017-09-11T21:00:00Z"/>
        </w:rPr>
      </w:pPr>
      <w:del w:id="707" w:author="jessi_3118@hotmail.com" w:date="2017-09-11T21:00:00Z">
        <w:r w:rsidDel="00620EEA">
          <w:delText>Qué es la interfaz gráfica</w:delText>
        </w:r>
      </w:del>
    </w:p>
    <w:p w:rsidR="009026D3" w:rsidDel="00620EEA" w:rsidRDefault="009026D3" w:rsidP="009026D3">
      <w:pPr>
        <w:pStyle w:val="SubSubTitulo"/>
        <w:spacing w:line="254" w:lineRule="auto"/>
        <w:ind w:left="0" w:firstLine="0"/>
        <w:rPr>
          <w:del w:id="708" w:author="jessi_3118@hotmail.com" w:date="2017-09-11T21:00:00Z"/>
        </w:rPr>
      </w:pPr>
    </w:p>
    <w:p w:rsidR="009026D3" w:rsidDel="00620EEA" w:rsidRDefault="009026D3" w:rsidP="009026D3">
      <w:pPr>
        <w:pStyle w:val="SubSubTitulo"/>
        <w:spacing w:line="254" w:lineRule="auto"/>
        <w:ind w:left="0" w:firstLine="0"/>
        <w:rPr>
          <w:del w:id="709" w:author="jessi_3118@hotmail.com" w:date="2017-09-11T21:00:00Z"/>
          <w:sz w:val="22"/>
          <w:szCs w:val="22"/>
        </w:rPr>
      </w:pPr>
      <w:del w:id="710" w:author="jessi_3118@hotmail.com" w:date="2017-09-11T21:00:00Z">
        <w:r w:rsidDel="00620EEA">
          <w:rPr>
            <w:sz w:val="22"/>
            <w:szCs w:val="22"/>
          </w:rPr>
          <w:delText xml:space="preserve">La interfaz gráfica de usuario, conocida como GUI, es un programa informático que actúa cómo interfaz de usuario para representar la información y acciones en la interfaz. Esta interfaz suele estar compuesta por imágenes y objetos gráficos que facilitan la interacción con el usuario. Su principal objetivo consiste en facilitar un entorno visual sencillo para permitir la comunicación entre el usuario y el ordenador. </w:delText>
        </w:r>
      </w:del>
    </w:p>
    <w:p w:rsidR="009026D3" w:rsidDel="00620EEA" w:rsidRDefault="009026D3" w:rsidP="009026D3">
      <w:pPr>
        <w:pStyle w:val="SubSubTitulo"/>
        <w:spacing w:line="254" w:lineRule="auto"/>
        <w:ind w:left="0" w:firstLine="0"/>
        <w:rPr>
          <w:del w:id="711" w:author="jessi_3118@hotmail.com" w:date="2017-09-11T21:00:00Z"/>
          <w:sz w:val="22"/>
          <w:szCs w:val="22"/>
        </w:rPr>
      </w:pPr>
    </w:p>
    <w:p w:rsidR="009026D3" w:rsidDel="00620EEA" w:rsidRDefault="009026D3" w:rsidP="009026D3">
      <w:pPr>
        <w:pStyle w:val="SubSubTitulo"/>
        <w:spacing w:line="254" w:lineRule="auto"/>
        <w:ind w:left="0" w:firstLine="0"/>
        <w:rPr>
          <w:del w:id="712" w:author="jessi_3118@hotmail.com" w:date="2017-09-11T21:00:00Z"/>
          <w:sz w:val="22"/>
          <w:szCs w:val="22"/>
        </w:rPr>
      </w:pPr>
      <w:del w:id="713" w:author="jessi_3118@hotmail.com" w:date="2017-09-11T21:00:00Z">
        <w:r w:rsidDel="00620EEA">
          <w:rPr>
            <w:sz w:val="22"/>
            <w:szCs w:val="22"/>
          </w:rPr>
          <w:delText>Las interfaces gráficas pueden estar escritas en numerosos lenguajes y emplear múltiples herramientas para su creación. En el caso de nuestra práctica empleamos el lenguaje Python y PyQt5.</w:delText>
        </w:r>
      </w:del>
    </w:p>
    <w:p w:rsidR="009026D3" w:rsidDel="00620EEA" w:rsidRDefault="009026D3" w:rsidP="009026D3">
      <w:pPr>
        <w:pStyle w:val="SubSubTitulo"/>
        <w:spacing w:line="254" w:lineRule="auto"/>
        <w:ind w:left="0" w:firstLine="0"/>
        <w:rPr>
          <w:del w:id="714" w:author="jessi_3118@hotmail.com" w:date="2017-09-11T21:00:00Z"/>
        </w:rPr>
      </w:pPr>
    </w:p>
    <w:p w:rsidR="009026D3" w:rsidDel="00620EEA" w:rsidRDefault="009026D3" w:rsidP="009026D3">
      <w:pPr>
        <w:pStyle w:val="SubSubTitulo"/>
        <w:numPr>
          <w:ilvl w:val="2"/>
          <w:numId w:val="26"/>
        </w:numPr>
        <w:spacing w:line="254" w:lineRule="auto"/>
        <w:rPr>
          <w:moveFrom w:id="715" w:author="jessi_3118@hotmail.com" w:date="2017-09-11T21:01:00Z"/>
        </w:rPr>
      </w:pPr>
      <w:moveFromRangeStart w:id="716" w:author="jessi_3118@hotmail.com" w:date="2017-09-11T21:01:00Z" w:name="move492926988"/>
      <w:moveFrom w:id="717" w:author="jessi_3118@hotmail.com" w:date="2017-09-11T21:01:00Z">
        <w:r w:rsidDel="00620EEA">
          <w:t>Componente Grid</w:t>
        </w:r>
      </w:moveFrom>
    </w:p>
    <w:p w:rsidR="009026D3" w:rsidDel="00620EEA" w:rsidRDefault="009026D3" w:rsidP="009026D3">
      <w:pPr>
        <w:pStyle w:val="SubSubTitulo"/>
        <w:spacing w:line="254" w:lineRule="auto"/>
        <w:ind w:left="0" w:firstLine="0"/>
        <w:rPr>
          <w:moveFrom w:id="718" w:author="jessi_3118@hotmail.com" w:date="2017-09-11T21:01:00Z"/>
          <w:sz w:val="22"/>
          <w:szCs w:val="22"/>
        </w:rPr>
      </w:pPr>
    </w:p>
    <w:p w:rsidR="009026D3" w:rsidDel="00620EEA" w:rsidRDefault="009026D3" w:rsidP="009026D3">
      <w:pPr>
        <w:pStyle w:val="SubSubTitulo"/>
        <w:spacing w:line="254" w:lineRule="auto"/>
        <w:ind w:left="0" w:firstLine="0"/>
        <w:rPr>
          <w:moveFrom w:id="719" w:author="jessi_3118@hotmail.com" w:date="2017-09-11T21:01:00Z"/>
          <w:sz w:val="22"/>
          <w:szCs w:val="22"/>
        </w:rPr>
      </w:pPr>
      <w:moveFrom w:id="720" w:author="jessi_3118@hotmail.com" w:date="2017-09-11T21:01:00Z">
        <w:r w:rsidDel="00620EEA">
          <w:rPr>
            <w:sz w:val="22"/>
            <w:szCs w:val="22"/>
          </w:rPr>
          <w:t>El componente Grid se creó en la anterior versión de “global_navigation”, pero se han modificado algunos aspectos en esta versión.</w:t>
        </w:r>
      </w:moveFrom>
    </w:p>
    <w:p w:rsidR="009026D3" w:rsidDel="00620EEA" w:rsidRDefault="009026D3" w:rsidP="009026D3">
      <w:pPr>
        <w:pStyle w:val="SubSubTitulo"/>
        <w:spacing w:line="254" w:lineRule="auto"/>
        <w:ind w:left="0" w:firstLine="0"/>
        <w:rPr>
          <w:moveFrom w:id="721" w:author="jessi_3118@hotmail.com" w:date="2017-09-11T21:01:00Z"/>
          <w:sz w:val="22"/>
          <w:szCs w:val="22"/>
        </w:rPr>
      </w:pPr>
    </w:p>
    <w:p w:rsidR="009026D3" w:rsidDel="00620EEA" w:rsidRDefault="009026D3" w:rsidP="009026D3">
      <w:pPr>
        <w:pStyle w:val="SubSubTitulo"/>
        <w:spacing w:line="254" w:lineRule="auto"/>
        <w:ind w:left="0" w:firstLine="0"/>
        <w:rPr>
          <w:moveFrom w:id="722" w:author="jessi_3118@hotmail.com" w:date="2017-09-11T21:01:00Z"/>
          <w:sz w:val="22"/>
          <w:szCs w:val="22"/>
        </w:rPr>
      </w:pPr>
      <w:moveFrom w:id="723" w:author="jessi_3118@hotmail.com" w:date="2017-09-11T21:01:00Z">
        <w:r w:rsidDel="00620EEA">
          <w:rPr>
            <w:sz w:val="22"/>
            <w:szCs w:val="22"/>
          </w:rPr>
          <w:t>Este componente es el que se encarga de capturar información del mundo, crear una rejilla donde se almacenará el campo de la expansión y comunicarse con la interfaz gráfica. Este componente será lanzado al ejecutar la práctica y lanzar la GUI.</w:t>
        </w:r>
      </w:moveFrom>
    </w:p>
    <w:p w:rsidR="009026D3" w:rsidDel="00620EEA" w:rsidRDefault="009026D3" w:rsidP="009026D3">
      <w:pPr>
        <w:pStyle w:val="SubSubTitulo"/>
        <w:spacing w:line="254" w:lineRule="auto"/>
        <w:ind w:left="0" w:firstLine="0"/>
        <w:rPr>
          <w:moveFrom w:id="724" w:author="jessi_3118@hotmail.com" w:date="2017-09-11T21:01:00Z"/>
          <w:sz w:val="22"/>
          <w:szCs w:val="22"/>
        </w:rPr>
      </w:pPr>
    </w:p>
    <w:p w:rsidR="009026D3" w:rsidDel="00620EEA" w:rsidRDefault="009026D3" w:rsidP="009026D3">
      <w:pPr>
        <w:pStyle w:val="SubSubTitulo"/>
        <w:spacing w:line="254" w:lineRule="auto"/>
        <w:ind w:left="0" w:firstLine="0"/>
        <w:rPr>
          <w:moveFrom w:id="725" w:author="jessi_3118@hotmail.com" w:date="2017-09-11T21:01:00Z"/>
          <w:sz w:val="22"/>
          <w:szCs w:val="22"/>
        </w:rPr>
      </w:pPr>
      <w:moveFrom w:id="726" w:author="jessi_3118@hotmail.com" w:date="2017-09-11T21:01:00Z">
        <w:r w:rsidDel="00620EEA">
          <w:rPr>
            <w:sz w:val="22"/>
            <w:szCs w:val="22"/>
          </w:rPr>
          <w:t>El componente se crea mediante una clase (Grid) que será instanciada en el programa principal (globalNavigation.py). Cuando es lanzado este componente, se crea una rejilla del tamaño de la imagen del mapa que tiene la interfaz gráfica (400 x 400 píxeles). Esta rejilla se crea para poder guardar información acerca del mundo. Será utilizada por el alumno para guardar los valores del campo del gradiente (será explicado en el punto 4.6) y ayudará a realizar el pilotaje del robot. Además, se inicializa otra rejilla, llamada path para almacenar la ruta más corta, la cual se pintará en verde sobre el mapa.</w:t>
        </w:r>
      </w:moveFrom>
    </w:p>
    <w:p w:rsidR="009026D3" w:rsidDel="00620EEA" w:rsidRDefault="009026D3" w:rsidP="009026D3">
      <w:pPr>
        <w:pStyle w:val="SubSubTitulo"/>
        <w:spacing w:line="254" w:lineRule="auto"/>
        <w:ind w:left="0" w:firstLine="0"/>
        <w:rPr>
          <w:moveFrom w:id="727" w:author="jessi_3118@hotmail.com" w:date="2017-09-11T21:01:00Z"/>
          <w:sz w:val="22"/>
          <w:szCs w:val="22"/>
        </w:rPr>
      </w:pPr>
    </w:p>
    <w:p w:rsidR="009026D3" w:rsidDel="00620EEA" w:rsidRDefault="009026D3" w:rsidP="009026D3">
      <w:pPr>
        <w:pStyle w:val="SubSubTitulo"/>
        <w:spacing w:line="254" w:lineRule="auto"/>
        <w:ind w:left="0" w:firstLine="0"/>
        <w:rPr>
          <w:moveFrom w:id="728" w:author="jessi_3118@hotmail.com" w:date="2017-09-11T21:01:00Z"/>
          <w:sz w:val="22"/>
          <w:szCs w:val="22"/>
        </w:rPr>
      </w:pPr>
      <w:moveFrom w:id="729" w:author="jessi_3118@hotmail.com" w:date="2017-09-11T21:01:00Z">
        <w:r w:rsidDel="00620EEA">
          <w:rPr>
            <w:sz w:val="22"/>
            <w:szCs w:val="22"/>
          </w:rPr>
          <w:t>Al ejecutar la práctica también se inicializa la variable map. Esta variable se inicializa desde la interfaz gráfica y es una imagen binaria del mundo. Esta imagen tiene representados en negro (valor 0) los píxeles que forma parte de obstáculos, mientras que los píxeles que forman parte de la carretera serán blancos (valor 255). La imagen será una imagen de tres canales, aunque para la solución de la práctica bastará con usar un canal. Este mapa ayudará al alumno a realizar la solución, ya que se puede extraer mucha información de la misma. Esta imagen del mapa ha sido cambiada en la versión actual, debido a que la anterior estaba algo torcida y faltaba una parte del mapa en la parte inferior. Se puede ver en la siguiente imagen la diferencia entre la imagen antigua y la actual.</w:t>
        </w:r>
      </w:moveFrom>
    </w:p>
    <w:p w:rsidR="009026D3" w:rsidDel="00620EEA" w:rsidRDefault="009026D3" w:rsidP="009026D3">
      <w:pPr>
        <w:pStyle w:val="SubSubTitulo"/>
        <w:spacing w:line="254" w:lineRule="auto"/>
        <w:ind w:left="0" w:firstLine="0"/>
        <w:rPr>
          <w:moveFrom w:id="730" w:author="jessi_3118@hotmail.com" w:date="2017-09-11T21:01:00Z"/>
          <w:sz w:val="22"/>
          <w:szCs w:val="22"/>
        </w:rPr>
      </w:pPr>
    </w:p>
    <w:p w:rsidR="009026D3" w:rsidDel="00620EEA" w:rsidRDefault="009026D3" w:rsidP="009026D3">
      <w:pPr>
        <w:pStyle w:val="SubSubTitulo"/>
        <w:spacing w:line="254" w:lineRule="auto"/>
        <w:ind w:left="0" w:firstLine="0"/>
        <w:jc w:val="center"/>
        <w:rPr>
          <w:moveFrom w:id="731" w:author="jessi_3118@hotmail.com" w:date="2017-09-11T21:01:00Z"/>
          <w:sz w:val="22"/>
          <w:szCs w:val="22"/>
        </w:rPr>
      </w:pPr>
      <w:moveFrom w:id="732" w:author="jessi_3118@hotmail.com" w:date="2017-09-11T21:01:00Z">
        <w:r w:rsidDel="00620EEA">
          <w:rPr>
            <w:noProof/>
            <w:lang w:eastAsia="es-ES"/>
          </w:rPr>
          <w:drawing>
            <wp:inline distT="0" distB="0" distL="0" distR="0" wp14:anchorId="45CE58CF" wp14:editId="1831D325">
              <wp:extent cx="4675517" cy="22129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es_Mapa.png"/>
                      <pic:cNvPicPr/>
                    </pic:nvPicPr>
                    <pic:blipFill>
                      <a:blip r:embed="rId16">
                        <a:extLst>
                          <a:ext uri="{28A0092B-C50C-407E-A947-70E740481C1C}">
                            <a14:useLocalDpi xmlns:a14="http://schemas.microsoft.com/office/drawing/2010/main" val="0"/>
                          </a:ext>
                        </a:extLst>
                      </a:blip>
                      <a:stretch>
                        <a:fillRect/>
                      </a:stretch>
                    </pic:blipFill>
                    <pic:spPr>
                      <a:xfrm>
                        <a:off x="0" y="0"/>
                        <a:ext cx="4702382" cy="2225670"/>
                      </a:xfrm>
                      <a:prstGeom prst="rect">
                        <a:avLst/>
                      </a:prstGeom>
                    </pic:spPr>
                  </pic:pic>
                </a:graphicData>
              </a:graphic>
            </wp:inline>
          </w:drawing>
        </w:r>
      </w:moveFrom>
    </w:p>
    <w:p w:rsidR="009026D3" w:rsidDel="00620EEA" w:rsidRDefault="009026D3" w:rsidP="009026D3">
      <w:pPr>
        <w:pStyle w:val="SubTitulos-TFG"/>
        <w:numPr>
          <w:ilvl w:val="0"/>
          <w:numId w:val="0"/>
        </w:numPr>
        <w:jc w:val="center"/>
        <w:rPr>
          <w:moveFrom w:id="733" w:author="jessi_3118@hotmail.com" w:date="2017-09-11T21:01:00Z"/>
          <w:rFonts w:asciiTheme="minorHAnsi" w:hAnsiTheme="minorHAnsi" w:cstheme="minorHAnsi"/>
          <w:sz w:val="22"/>
          <w:szCs w:val="22"/>
        </w:rPr>
      </w:pPr>
      <w:moveFrom w:id="734" w:author="jessi_3118@hotmail.com" w:date="2017-09-11T21:01:00Z">
        <w:r w:rsidDel="00620EEA">
          <w:rPr>
            <w:rFonts w:asciiTheme="minorHAnsi" w:hAnsiTheme="minorHAnsi" w:cstheme="minorHAnsi"/>
            <w:sz w:val="22"/>
            <w:szCs w:val="22"/>
          </w:rPr>
          <w:t>Figure 4.6: Imagen antigua del mapa(izquierda) e imagen actual (derecha)</w:t>
        </w:r>
      </w:moveFrom>
    </w:p>
    <w:p w:rsidR="009026D3" w:rsidDel="00620EEA" w:rsidRDefault="009026D3" w:rsidP="009026D3">
      <w:pPr>
        <w:pStyle w:val="SubSubTitulo"/>
        <w:spacing w:line="254" w:lineRule="auto"/>
        <w:ind w:left="0" w:firstLine="0"/>
        <w:rPr>
          <w:moveFrom w:id="735" w:author="jessi_3118@hotmail.com" w:date="2017-09-11T21:01:00Z"/>
          <w:sz w:val="22"/>
          <w:szCs w:val="22"/>
        </w:rPr>
      </w:pPr>
    </w:p>
    <w:p w:rsidR="009026D3" w:rsidDel="00620EEA" w:rsidRDefault="009026D3" w:rsidP="009026D3">
      <w:pPr>
        <w:pStyle w:val="SubSubTitulo"/>
        <w:spacing w:line="254" w:lineRule="auto"/>
        <w:ind w:left="0" w:firstLine="0"/>
        <w:rPr>
          <w:moveFrom w:id="736" w:author="jessi_3118@hotmail.com" w:date="2017-09-11T21:01:00Z"/>
          <w:sz w:val="22"/>
          <w:szCs w:val="22"/>
        </w:rPr>
      </w:pPr>
      <w:moveFrom w:id="737" w:author="jessi_3118@hotmail.com" w:date="2017-09-11T21:01:00Z">
        <w:r w:rsidDel="00620EEA">
          <w:rPr>
            <w:sz w:val="22"/>
            <w:szCs w:val="22"/>
          </w:rPr>
          <w:t>Este objeto posee una función (llamada setDestiny) que será despertada una vez hagamos click sobre la interfaz gráfica para seleccionar el destino deseado. Esta función almacenará las coordenadas del destino en una variable (destiny). Esta variable será de gran utilidad para la resolución de la práctica.</w:t>
        </w:r>
      </w:moveFrom>
    </w:p>
    <w:p w:rsidR="009026D3" w:rsidDel="00620EEA" w:rsidRDefault="009026D3" w:rsidP="009026D3">
      <w:pPr>
        <w:pStyle w:val="SubSubTitulo"/>
        <w:spacing w:line="254" w:lineRule="auto"/>
        <w:ind w:left="0" w:firstLine="0"/>
        <w:rPr>
          <w:moveFrom w:id="738" w:author="jessi_3118@hotmail.com" w:date="2017-09-11T21:01:00Z"/>
          <w:sz w:val="22"/>
          <w:szCs w:val="22"/>
        </w:rPr>
      </w:pPr>
    </w:p>
    <w:p w:rsidR="009026D3" w:rsidDel="00620EEA" w:rsidRDefault="009026D3" w:rsidP="009026D3">
      <w:pPr>
        <w:pStyle w:val="SubSubTitulo"/>
        <w:spacing w:line="254" w:lineRule="auto"/>
        <w:ind w:left="0" w:firstLine="0"/>
        <w:rPr>
          <w:moveFrom w:id="739" w:author="jessi_3118@hotmail.com" w:date="2017-09-11T21:01:00Z"/>
          <w:sz w:val="22"/>
          <w:szCs w:val="22"/>
        </w:rPr>
      </w:pPr>
      <w:moveFrom w:id="740" w:author="jessi_3118@hotmail.com" w:date="2017-09-11T21:01:00Z">
        <w:r w:rsidDel="00620EEA">
          <w:rPr>
            <w:sz w:val="22"/>
            <w:szCs w:val="22"/>
          </w:rPr>
          <w:t>El objeto Grid cuenta con funciones que le permiten relacionarse con el mapa del mundo. Estas funciones son las siguientes:</w:t>
        </w:r>
      </w:moveFrom>
    </w:p>
    <w:p w:rsidR="009026D3" w:rsidDel="00620EEA" w:rsidRDefault="009026D3" w:rsidP="009026D3">
      <w:pPr>
        <w:pStyle w:val="SubSubTitulo"/>
        <w:numPr>
          <w:ilvl w:val="0"/>
          <w:numId w:val="27"/>
        </w:numPr>
        <w:spacing w:line="254" w:lineRule="auto"/>
        <w:rPr>
          <w:moveFrom w:id="741" w:author="jessi_3118@hotmail.com" w:date="2017-09-11T21:01:00Z"/>
          <w:sz w:val="22"/>
          <w:szCs w:val="22"/>
        </w:rPr>
      </w:pPr>
      <w:moveFrom w:id="742" w:author="jessi_3118@hotmail.com" w:date="2017-09-11T21:01:00Z">
        <w:r w:rsidDel="00620EEA">
          <w:rPr>
            <w:sz w:val="22"/>
            <w:szCs w:val="22"/>
          </w:rPr>
          <w:t xml:space="preserve">grid.getMap(): </w:t>
        </w:r>
        <w:r w:rsidRPr="00885688" w:rsidDel="00620EEA">
          <w:rPr>
            <w:sz w:val="22"/>
            <w:szCs w:val="22"/>
          </w:rPr>
          <w:t xml:space="preserve">devuelve la imagen </w:t>
        </w:r>
        <w:r w:rsidDel="00620EEA">
          <w:rPr>
            <w:sz w:val="22"/>
            <w:szCs w:val="22"/>
          </w:rPr>
          <w:t>del mapa que se está mostrando.</w:t>
        </w:r>
      </w:moveFrom>
    </w:p>
    <w:p w:rsidR="009026D3" w:rsidDel="00620EEA" w:rsidRDefault="009026D3" w:rsidP="009026D3">
      <w:pPr>
        <w:pStyle w:val="SubSubTitulo"/>
        <w:numPr>
          <w:ilvl w:val="0"/>
          <w:numId w:val="27"/>
        </w:numPr>
        <w:spacing w:line="254" w:lineRule="auto"/>
        <w:rPr>
          <w:moveFrom w:id="743" w:author="jessi_3118@hotmail.com" w:date="2017-09-11T21:01:00Z"/>
          <w:sz w:val="22"/>
          <w:szCs w:val="22"/>
        </w:rPr>
      </w:pPr>
      <w:moveFrom w:id="744" w:author="jessi_3118@hotmail.com" w:date="2017-09-11T21:01:00Z">
        <w:r w:rsidDel="00620EEA">
          <w:rPr>
            <w:sz w:val="22"/>
            <w:szCs w:val="22"/>
          </w:rPr>
          <w:t>grid.getDestiny():</w:t>
        </w:r>
        <w:r w:rsidRPr="00C96B38" w:rsidDel="00620EEA">
          <w:rPr>
            <w:sz w:val="22"/>
            <w:szCs w:val="22"/>
          </w:rPr>
          <w:t xml:space="preserve"> devuelve el destino seleccionado </w:t>
        </w:r>
        <w:r w:rsidDel="00620EEA">
          <w:rPr>
            <w:sz w:val="22"/>
            <w:szCs w:val="22"/>
          </w:rPr>
          <w:t>en la interfaz gráfica. Este destino se devuelve</w:t>
        </w:r>
        <w:r w:rsidRPr="00C96B38" w:rsidDel="00620EEA">
          <w:rPr>
            <w:sz w:val="22"/>
            <w:szCs w:val="22"/>
          </w:rPr>
          <w:t xml:space="preserve"> como una tupla (x,y).</w:t>
        </w:r>
      </w:moveFrom>
    </w:p>
    <w:p w:rsidR="009026D3" w:rsidDel="00620EEA" w:rsidRDefault="009026D3" w:rsidP="009026D3">
      <w:pPr>
        <w:pStyle w:val="SubSubTitulo"/>
        <w:numPr>
          <w:ilvl w:val="0"/>
          <w:numId w:val="27"/>
        </w:numPr>
        <w:spacing w:line="254" w:lineRule="auto"/>
        <w:rPr>
          <w:moveFrom w:id="745" w:author="jessi_3118@hotmail.com" w:date="2017-09-11T21:01:00Z"/>
          <w:sz w:val="22"/>
          <w:szCs w:val="22"/>
        </w:rPr>
      </w:pPr>
      <w:moveFrom w:id="746" w:author="jessi_3118@hotmail.com" w:date="2017-09-11T21:01:00Z">
        <w:r w:rsidDel="00620EEA">
          <w:rPr>
            <w:sz w:val="22"/>
            <w:szCs w:val="22"/>
          </w:rPr>
          <w:t>grid.getPose():</w:t>
        </w:r>
        <w:r w:rsidRPr="00724253" w:rsidDel="00620EEA">
          <w:rPr>
            <w:sz w:val="22"/>
            <w:szCs w:val="22"/>
          </w:rPr>
          <w:t xml:space="preserve"> devuelve la posición respecto al mapa</w:t>
        </w:r>
        <w:r w:rsidDel="00620EEA">
          <w:rPr>
            <w:sz w:val="22"/>
            <w:szCs w:val="22"/>
          </w:rPr>
          <w:t>. T</w:t>
        </w:r>
        <w:r w:rsidRPr="00724253" w:rsidDel="00620EEA">
          <w:rPr>
            <w:sz w:val="22"/>
            <w:szCs w:val="22"/>
          </w:rPr>
          <w:t xml:space="preserve">ambién </w:t>
        </w:r>
        <w:r w:rsidDel="00620EEA">
          <w:rPr>
            <w:sz w:val="22"/>
            <w:szCs w:val="22"/>
          </w:rPr>
          <w:t>será</w:t>
        </w:r>
        <w:r w:rsidRPr="00724253" w:rsidDel="00620EEA">
          <w:rPr>
            <w:sz w:val="22"/>
            <w:szCs w:val="22"/>
          </w:rPr>
          <w:t xml:space="preserve"> una tupla (x,y).</w:t>
        </w:r>
      </w:moveFrom>
    </w:p>
    <w:p w:rsidR="009026D3" w:rsidDel="00620EEA" w:rsidRDefault="009026D3" w:rsidP="009026D3">
      <w:pPr>
        <w:pStyle w:val="SubSubTitulo"/>
        <w:numPr>
          <w:ilvl w:val="0"/>
          <w:numId w:val="27"/>
        </w:numPr>
        <w:spacing w:line="254" w:lineRule="auto"/>
        <w:rPr>
          <w:moveFrom w:id="747" w:author="jessi_3118@hotmail.com" w:date="2017-09-11T21:01:00Z"/>
          <w:sz w:val="22"/>
          <w:szCs w:val="22"/>
        </w:rPr>
      </w:pPr>
      <w:moveFrom w:id="748" w:author="jessi_3118@hotmail.com" w:date="2017-09-11T21:01:00Z">
        <w:r w:rsidDel="00620EEA">
          <w:rPr>
            <w:sz w:val="22"/>
            <w:szCs w:val="22"/>
          </w:rPr>
          <w:t>grid.</w:t>
        </w:r>
        <w:r w:rsidRPr="00614483" w:rsidDel="00620EEA">
          <w:t xml:space="preserve"> </w:t>
        </w:r>
        <w:r w:rsidDel="00620EEA">
          <w:rPr>
            <w:sz w:val="22"/>
            <w:szCs w:val="22"/>
          </w:rPr>
          <w:t>showGrid():</w:t>
        </w:r>
        <w:r w:rsidRPr="00614483" w:rsidDel="00620EEA">
          <w:rPr>
            <w:sz w:val="22"/>
            <w:szCs w:val="22"/>
          </w:rPr>
          <w:t xml:space="preserve"> crea una ventana en la que representa los valores del campo que se le han asignado a la rejilla. Los valores más pequeños </w:t>
        </w:r>
        <w:r w:rsidDel="00620EEA">
          <w:rPr>
            <w:sz w:val="22"/>
            <w:szCs w:val="22"/>
          </w:rPr>
          <w:t xml:space="preserve">del campo </w:t>
        </w:r>
        <w:r w:rsidRPr="00614483" w:rsidDel="00620EEA">
          <w:rPr>
            <w:sz w:val="22"/>
            <w:szCs w:val="22"/>
          </w:rPr>
          <w:t xml:space="preserve">tendrán un color más cercano a negro, y se irán haciendo más claros a medida que se trate de valores </w:t>
        </w:r>
        <w:r w:rsidDel="00620EEA">
          <w:rPr>
            <w:sz w:val="22"/>
            <w:szCs w:val="22"/>
          </w:rPr>
          <w:t>superiores</w:t>
        </w:r>
        <w:r w:rsidRPr="00614483" w:rsidDel="00620EEA">
          <w:rPr>
            <w:sz w:val="22"/>
            <w:szCs w:val="22"/>
          </w:rPr>
          <w:t xml:space="preserve">. </w:t>
        </w:r>
      </w:moveFrom>
    </w:p>
    <w:p w:rsidR="009026D3" w:rsidDel="00620EEA" w:rsidRDefault="009026D3" w:rsidP="009026D3">
      <w:pPr>
        <w:pStyle w:val="SubSubTitulo"/>
        <w:spacing w:line="254" w:lineRule="auto"/>
        <w:ind w:left="0" w:firstLine="0"/>
        <w:rPr>
          <w:moveFrom w:id="749" w:author="jessi_3118@hotmail.com" w:date="2017-09-11T21:01:00Z"/>
          <w:sz w:val="22"/>
          <w:szCs w:val="22"/>
        </w:rPr>
      </w:pPr>
    </w:p>
    <w:p w:rsidR="009026D3" w:rsidDel="00620EEA" w:rsidRDefault="009026D3" w:rsidP="009026D3">
      <w:pPr>
        <w:pStyle w:val="SubSubTitulo"/>
        <w:spacing w:line="254" w:lineRule="auto"/>
        <w:ind w:left="0" w:firstLine="0"/>
        <w:rPr>
          <w:moveFrom w:id="750" w:author="jessi_3118@hotmail.com" w:date="2017-09-11T21:01:00Z"/>
          <w:sz w:val="22"/>
          <w:szCs w:val="22"/>
        </w:rPr>
      </w:pPr>
      <w:moveFrom w:id="751" w:author="jessi_3118@hotmail.com" w:date="2017-09-11T21:01:00Z">
        <w:r w:rsidDel="00620EEA">
          <w:rPr>
            <w:sz w:val="22"/>
            <w:szCs w:val="22"/>
          </w:rPr>
          <w:t xml:space="preserve">Este objeto Grid, también posee funciones que le permiten interactuar con la rejilla (donde se apunta la </w:t>
        </w:r>
        <w:r w:rsidRPr="00080D0C" w:rsidDel="00620EEA">
          <w:rPr>
            <w:sz w:val="22"/>
            <w:szCs w:val="22"/>
          </w:rPr>
          <w:t>distancia al destino en ella</w:t>
        </w:r>
        <w:r w:rsidDel="00620EEA">
          <w:rPr>
            <w:sz w:val="22"/>
            <w:szCs w:val="22"/>
          </w:rPr>
          <w:t xml:space="preserve">). </w:t>
        </w:r>
        <w:r w:rsidRPr="00080D0C" w:rsidDel="00620EEA">
          <w:rPr>
            <w:sz w:val="22"/>
            <w:szCs w:val="22"/>
          </w:rPr>
          <w:t>Los</w:t>
        </w:r>
        <w:r w:rsidDel="00620EEA">
          <w:rPr>
            <w:sz w:val="22"/>
            <w:szCs w:val="22"/>
          </w:rPr>
          <w:t xml:space="preserve"> valores de esta rejilla son de</w:t>
        </w:r>
        <w:r w:rsidRPr="00080D0C" w:rsidDel="00620EEA">
          <w:rPr>
            <w:sz w:val="22"/>
            <w:szCs w:val="22"/>
          </w:rPr>
          <w:t xml:space="preserve"> tipo float.</w:t>
        </w:r>
        <w:r w:rsidDel="00620EEA">
          <w:rPr>
            <w:sz w:val="22"/>
            <w:szCs w:val="22"/>
          </w:rPr>
          <w:t xml:space="preserve">  Las funciones son:</w:t>
        </w:r>
      </w:moveFrom>
    </w:p>
    <w:p w:rsidR="009026D3" w:rsidDel="00620EEA" w:rsidRDefault="009026D3" w:rsidP="009026D3">
      <w:pPr>
        <w:pStyle w:val="SubSubTitulo"/>
        <w:spacing w:line="254" w:lineRule="auto"/>
        <w:ind w:left="0" w:firstLine="0"/>
        <w:rPr>
          <w:moveFrom w:id="752" w:author="jessi_3118@hotmail.com" w:date="2017-09-11T21:01:00Z"/>
          <w:sz w:val="22"/>
          <w:szCs w:val="22"/>
        </w:rPr>
      </w:pPr>
    </w:p>
    <w:p w:rsidR="009026D3" w:rsidDel="00620EEA" w:rsidRDefault="009026D3" w:rsidP="009026D3">
      <w:pPr>
        <w:pStyle w:val="SubSubTitulo"/>
        <w:numPr>
          <w:ilvl w:val="0"/>
          <w:numId w:val="28"/>
        </w:numPr>
        <w:spacing w:line="254" w:lineRule="auto"/>
        <w:rPr>
          <w:moveFrom w:id="753" w:author="jessi_3118@hotmail.com" w:date="2017-09-11T21:01:00Z"/>
          <w:sz w:val="22"/>
          <w:szCs w:val="22"/>
        </w:rPr>
      </w:pPr>
      <w:moveFrom w:id="754" w:author="jessi_3118@hotmail.com" w:date="2017-09-11T21:01:00Z">
        <w:r w:rsidDel="00620EEA">
          <w:rPr>
            <w:sz w:val="22"/>
            <w:szCs w:val="22"/>
          </w:rPr>
          <w:t>grid.setVal(x, y, val): Esta función e</w:t>
        </w:r>
        <w:r w:rsidRPr="00690968" w:rsidDel="00620EEA">
          <w:rPr>
            <w:sz w:val="22"/>
            <w:szCs w:val="22"/>
          </w:rPr>
          <w:t>stablece el valor val en la posición indicada</w:t>
        </w:r>
        <w:r w:rsidDel="00620EEA">
          <w:rPr>
            <w:sz w:val="22"/>
            <w:szCs w:val="22"/>
          </w:rPr>
          <w:t xml:space="preserve"> (x, y)</w:t>
        </w:r>
        <w:r w:rsidRPr="00690968" w:rsidDel="00620EEA">
          <w:rPr>
            <w:sz w:val="22"/>
            <w:szCs w:val="22"/>
          </w:rPr>
          <w:t>.</w:t>
        </w:r>
      </w:moveFrom>
    </w:p>
    <w:p w:rsidR="009026D3" w:rsidDel="00620EEA" w:rsidRDefault="009026D3" w:rsidP="009026D3">
      <w:pPr>
        <w:pStyle w:val="SubSubTitulo"/>
        <w:numPr>
          <w:ilvl w:val="0"/>
          <w:numId w:val="28"/>
        </w:numPr>
        <w:spacing w:line="254" w:lineRule="auto"/>
        <w:rPr>
          <w:moveFrom w:id="755" w:author="jessi_3118@hotmail.com" w:date="2017-09-11T21:01:00Z"/>
          <w:sz w:val="22"/>
          <w:szCs w:val="22"/>
        </w:rPr>
      </w:pPr>
      <w:moveFrom w:id="756" w:author="jessi_3118@hotmail.com" w:date="2017-09-11T21:01:00Z">
        <w:r w:rsidRPr="00C15AEC" w:rsidDel="00620EEA">
          <w:rPr>
            <w:sz w:val="22"/>
            <w:szCs w:val="22"/>
          </w:rPr>
          <w:t>g</w:t>
        </w:r>
        <w:r w:rsidDel="00620EEA">
          <w:rPr>
            <w:sz w:val="22"/>
            <w:szCs w:val="22"/>
          </w:rPr>
          <w:t>rid.getVal(x, y):</w:t>
        </w:r>
        <w:r w:rsidRPr="00C15AEC" w:rsidDel="00620EEA">
          <w:rPr>
            <w:sz w:val="22"/>
            <w:szCs w:val="22"/>
          </w:rPr>
          <w:t xml:space="preserve"> devuelve el valor </w:t>
        </w:r>
        <w:r w:rsidDel="00620EEA">
          <w:rPr>
            <w:sz w:val="22"/>
            <w:szCs w:val="22"/>
          </w:rPr>
          <w:t xml:space="preserve">de la </w:t>
        </w:r>
        <w:r w:rsidRPr="00C15AEC" w:rsidDel="00620EEA">
          <w:rPr>
            <w:sz w:val="22"/>
            <w:szCs w:val="22"/>
          </w:rPr>
          <w:t xml:space="preserve">posición </w:t>
        </w:r>
        <w:r w:rsidDel="00620EEA">
          <w:rPr>
            <w:sz w:val="22"/>
            <w:szCs w:val="22"/>
          </w:rPr>
          <w:t xml:space="preserve">(x, y) </w:t>
        </w:r>
        <w:r w:rsidRPr="00C15AEC" w:rsidDel="00620EEA">
          <w:rPr>
            <w:sz w:val="22"/>
            <w:szCs w:val="22"/>
          </w:rPr>
          <w:t>del grid.</w:t>
        </w:r>
      </w:moveFrom>
    </w:p>
    <w:p w:rsidR="009026D3" w:rsidDel="00620EEA" w:rsidRDefault="009026D3" w:rsidP="009026D3">
      <w:pPr>
        <w:pStyle w:val="SubSubTitulo"/>
        <w:spacing w:line="254" w:lineRule="auto"/>
        <w:ind w:left="0" w:firstLine="0"/>
        <w:rPr>
          <w:moveFrom w:id="757" w:author="jessi_3118@hotmail.com" w:date="2017-09-11T21:01:00Z"/>
          <w:sz w:val="22"/>
          <w:szCs w:val="22"/>
        </w:rPr>
      </w:pPr>
    </w:p>
    <w:p w:rsidR="009026D3" w:rsidDel="00620EEA" w:rsidRDefault="009026D3" w:rsidP="009026D3">
      <w:pPr>
        <w:pStyle w:val="SubSubTitulo"/>
        <w:spacing w:line="254" w:lineRule="auto"/>
        <w:ind w:left="0" w:firstLine="0"/>
        <w:rPr>
          <w:moveFrom w:id="758" w:author="jessi_3118@hotmail.com" w:date="2017-09-11T21:01:00Z"/>
          <w:sz w:val="22"/>
          <w:szCs w:val="22"/>
        </w:rPr>
      </w:pPr>
      <w:moveFrom w:id="759" w:author="jessi_3118@hotmail.com" w:date="2017-09-11T21:01:00Z">
        <w:r w:rsidDel="00620EEA">
          <w:rPr>
            <w:sz w:val="22"/>
            <w:szCs w:val="22"/>
          </w:rPr>
          <w:t>El objeto Grid consta de funciones que interactúan con la rejilla que posee la ruta más corta. Los punto</w:t>
        </w:r>
        <w:r w:rsidRPr="0006797C" w:rsidDel="00620EEA">
          <w:rPr>
            <w:sz w:val="22"/>
            <w:szCs w:val="22"/>
          </w:rPr>
          <w:t xml:space="preserve">s </w:t>
        </w:r>
        <w:r w:rsidDel="00620EEA">
          <w:rPr>
            <w:sz w:val="22"/>
            <w:szCs w:val="22"/>
          </w:rPr>
          <w:t xml:space="preserve">de la rejilla </w:t>
        </w:r>
        <w:r w:rsidRPr="0006797C" w:rsidDel="00620EEA">
          <w:rPr>
            <w:sz w:val="22"/>
            <w:szCs w:val="22"/>
          </w:rPr>
          <w:t xml:space="preserve">con valor 0 serán ignorados, </w:t>
        </w:r>
        <w:r w:rsidDel="00620EEA">
          <w:rPr>
            <w:sz w:val="22"/>
            <w:szCs w:val="22"/>
          </w:rPr>
          <w:t xml:space="preserve">mientras que </w:t>
        </w:r>
        <w:r w:rsidRPr="0006797C" w:rsidDel="00620EEA">
          <w:rPr>
            <w:sz w:val="22"/>
            <w:szCs w:val="22"/>
          </w:rPr>
          <w:t>los valores superiores</w:t>
        </w:r>
        <w:r w:rsidDel="00620EEA">
          <w:rPr>
            <w:sz w:val="22"/>
            <w:szCs w:val="22"/>
          </w:rPr>
          <w:t xml:space="preserve"> a 0</w:t>
        </w:r>
        <w:r w:rsidRPr="0006797C" w:rsidDel="00620EEA">
          <w:rPr>
            <w:sz w:val="22"/>
            <w:szCs w:val="22"/>
          </w:rPr>
          <w:t xml:space="preserve"> serán considerados </w:t>
        </w:r>
        <w:r w:rsidDel="00620EEA">
          <w:rPr>
            <w:sz w:val="22"/>
            <w:szCs w:val="22"/>
          </w:rPr>
          <w:t xml:space="preserve">parte del </w:t>
        </w:r>
        <w:r w:rsidRPr="0006797C" w:rsidDel="00620EEA">
          <w:rPr>
            <w:sz w:val="22"/>
            <w:szCs w:val="22"/>
          </w:rPr>
          <w:t>camino. Las funciones para interactuar</w:t>
        </w:r>
        <w:r w:rsidDel="00620EEA">
          <w:rPr>
            <w:sz w:val="22"/>
            <w:szCs w:val="22"/>
          </w:rPr>
          <w:t xml:space="preserve"> con esta rejilla</w:t>
        </w:r>
        <w:r w:rsidRPr="0006797C" w:rsidDel="00620EEA">
          <w:rPr>
            <w:sz w:val="22"/>
            <w:szCs w:val="22"/>
          </w:rPr>
          <w:t xml:space="preserve"> son:</w:t>
        </w:r>
      </w:moveFrom>
    </w:p>
    <w:p w:rsidR="009026D3" w:rsidDel="00620EEA" w:rsidRDefault="009026D3" w:rsidP="009026D3">
      <w:pPr>
        <w:pStyle w:val="SubSubTitulo"/>
        <w:spacing w:line="254" w:lineRule="auto"/>
        <w:ind w:left="0" w:firstLine="0"/>
        <w:rPr>
          <w:moveFrom w:id="760" w:author="jessi_3118@hotmail.com" w:date="2017-09-11T21:01:00Z"/>
          <w:sz w:val="22"/>
          <w:szCs w:val="22"/>
        </w:rPr>
      </w:pPr>
    </w:p>
    <w:p w:rsidR="009026D3" w:rsidDel="00620EEA" w:rsidRDefault="009026D3" w:rsidP="009026D3">
      <w:pPr>
        <w:pStyle w:val="SubSubTitulo"/>
        <w:numPr>
          <w:ilvl w:val="0"/>
          <w:numId w:val="29"/>
        </w:numPr>
        <w:spacing w:line="254" w:lineRule="auto"/>
        <w:rPr>
          <w:moveFrom w:id="761" w:author="jessi_3118@hotmail.com" w:date="2017-09-11T21:01:00Z"/>
          <w:sz w:val="22"/>
          <w:szCs w:val="22"/>
        </w:rPr>
      </w:pPr>
      <w:moveFrom w:id="762" w:author="jessi_3118@hotmail.com" w:date="2017-09-11T21:01:00Z">
        <w:r w:rsidDel="00620EEA">
          <w:rPr>
            <w:sz w:val="22"/>
            <w:szCs w:val="22"/>
          </w:rPr>
          <w:t>grid.setPathVal(x,y, val):</w:t>
        </w:r>
        <w:r w:rsidRPr="00850177" w:rsidDel="00620EEA">
          <w:rPr>
            <w:sz w:val="22"/>
            <w:szCs w:val="22"/>
          </w:rPr>
          <w:t xml:space="preserve"> establece el valor val en la posición indicada</w:t>
        </w:r>
        <w:r w:rsidDel="00620EEA">
          <w:rPr>
            <w:sz w:val="22"/>
            <w:szCs w:val="22"/>
          </w:rPr>
          <w:t xml:space="preserve"> (x, y)</w:t>
        </w:r>
        <w:r w:rsidRPr="00850177" w:rsidDel="00620EEA">
          <w:rPr>
            <w:sz w:val="22"/>
            <w:szCs w:val="22"/>
          </w:rPr>
          <w:t>.</w:t>
        </w:r>
      </w:moveFrom>
    </w:p>
    <w:p w:rsidR="009026D3" w:rsidDel="00620EEA" w:rsidRDefault="009026D3" w:rsidP="009026D3">
      <w:pPr>
        <w:pStyle w:val="SubSubTitulo"/>
        <w:numPr>
          <w:ilvl w:val="0"/>
          <w:numId w:val="29"/>
        </w:numPr>
        <w:spacing w:line="254" w:lineRule="auto"/>
        <w:rPr>
          <w:moveFrom w:id="763" w:author="jessi_3118@hotmail.com" w:date="2017-09-11T21:01:00Z"/>
          <w:sz w:val="22"/>
          <w:szCs w:val="22"/>
        </w:rPr>
      </w:pPr>
      <w:moveFrom w:id="764" w:author="jessi_3118@hotmail.com" w:date="2017-09-11T21:01:00Z">
        <w:r w:rsidDel="00620EEA">
          <w:rPr>
            <w:sz w:val="22"/>
            <w:szCs w:val="22"/>
          </w:rPr>
          <w:t>grid.getPathVal(x,y):</w:t>
        </w:r>
        <w:r w:rsidRPr="009C7B7A" w:rsidDel="00620EEA">
          <w:rPr>
            <w:sz w:val="22"/>
            <w:szCs w:val="22"/>
          </w:rPr>
          <w:t xml:space="preserve"> devuelve el valor de la posición indicada</w:t>
        </w:r>
        <w:r w:rsidDel="00620EEA">
          <w:rPr>
            <w:sz w:val="22"/>
            <w:szCs w:val="22"/>
          </w:rPr>
          <w:t xml:space="preserve"> (x, y).</w:t>
        </w:r>
      </w:moveFrom>
    </w:p>
    <w:p w:rsidR="009026D3" w:rsidDel="00620EEA" w:rsidRDefault="009026D3" w:rsidP="009026D3">
      <w:pPr>
        <w:pStyle w:val="SubSubTitulo"/>
        <w:numPr>
          <w:ilvl w:val="0"/>
          <w:numId w:val="29"/>
        </w:numPr>
        <w:spacing w:line="254" w:lineRule="auto"/>
        <w:rPr>
          <w:moveFrom w:id="765" w:author="jessi_3118@hotmail.com" w:date="2017-09-11T21:01:00Z"/>
          <w:sz w:val="22"/>
          <w:szCs w:val="22"/>
        </w:rPr>
      </w:pPr>
      <w:moveFrom w:id="766" w:author="jessi_3118@hotmail.com" w:date="2017-09-11T21:01:00Z">
        <w:r w:rsidDel="00620EEA">
          <w:rPr>
            <w:sz w:val="22"/>
            <w:szCs w:val="22"/>
          </w:rPr>
          <w:t>grid.setPathFinded():</w:t>
        </w:r>
        <w:r w:rsidRPr="009E6E32" w:rsidDel="00620EEA">
          <w:rPr>
            <w:sz w:val="22"/>
            <w:szCs w:val="22"/>
          </w:rPr>
          <w:t xml:space="preserve"> </w:t>
        </w:r>
        <w:r w:rsidDel="00620EEA">
          <w:rPr>
            <w:sz w:val="22"/>
            <w:szCs w:val="22"/>
          </w:rPr>
          <w:t>indica</w:t>
        </w:r>
        <w:r w:rsidRPr="009E6E32" w:rsidDel="00620EEA">
          <w:rPr>
            <w:sz w:val="22"/>
            <w:szCs w:val="22"/>
          </w:rPr>
          <w:t xml:space="preserve"> que se ha encontrado el camino para que empiece a pintarse.</w:t>
        </w:r>
      </w:moveFrom>
    </w:p>
    <w:p w:rsidR="009026D3" w:rsidDel="00620EEA" w:rsidRDefault="009026D3" w:rsidP="009026D3">
      <w:pPr>
        <w:pStyle w:val="SubSubTitulo"/>
        <w:spacing w:line="254" w:lineRule="auto"/>
        <w:ind w:left="0" w:firstLine="0"/>
        <w:rPr>
          <w:moveFrom w:id="767" w:author="jessi_3118@hotmail.com" w:date="2017-09-11T21:01:00Z"/>
          <w:sz w:val="22"/>
          <w:szCs w:val="22"/>
        </w:rPr>
      </w:pPr>
    </w:p>
    <w:p w:rsidR="009026D3" w:rsidDel="00620EEA" w:rsidRDefault="009026D3" w:rsidP="009026D3">
      <w:pPr>
        <w:pStyle w:val="SubSubTitulo"/>
        <w:spacing w:line="254" w:lineRule="auto"/>
        <w:ind w:left="0" w:firstLine="0"/>
        <w:rPr>
          <w:moveFrom w:id="768" w:author="jessi_3118@hotmail.com" w:date="2017-09-11T21:01:00Z"/>
          <w:sz w:val="22"/>
          <w:szCs w:val="22"/>
        </w:rPr>
      </w:pPr>
      <w:moveFrom w:id="769" w:author="jessi_3118@hotmail.com" w:date="2017-09-11T21:01:00Z">
        <w:r w:rsidDel="00620EEA">
          <w:rPr>
            <w:sz w:val="22"/>
            <w:szCs w:val="22"/>
          </w:rPr>
          <w:t>Además, este componente tiene funciones para poder pasar de coordenadas del mundo a coordenadas del mapa y viceversa. Estas funciones son necesarias para la solución de la práctica, y son las siguientes:</w:t>
        </w:r>
      </w:moveFrom>
    </w:p>
    <w:p w:rsidR="009026D3" w:rsidDel="00620EEA" w:rsidRDefault="009026D3" w:rsidP="009026D3">
      <w:pPr>
        <w:pStyle w:val="SubSubTitulo"/>
        <w:spacing w:line="254" w:lineRule="auto"/>
        <w:ind w:left="0" w:firstLine="0"/>
        <w:rPr>
          <w:moveFrom w:id="770" w:author="jessi_3118@hotmail.com" w:date="2017-09-11T21:01:00Z"/>
          <w:sz w:val="22"/>
          <w:szCs w:val="22"/>
        </w:rPr>
      </w:pPr>
    </w:p>
    <w:p w:rsidR="009026D3" w:rsidDel="00620EEA" w:rsidRDefault="009026D3" w:rsidP="009026D3">
      <w:pPr>
        <w:pStyle w:val="SubSubTitulo"/>
        <w:numPr>
          <w:ilvl w:val="0"/>
          <w:numId w:val="30"/>
        </w:numPr>
        <w:spacing w:line="254" w:lineRule="auto"/>
        <w:rPr>
          <w:moveFrom w:id="771" w:author="jessi_3118@hotmail.com" w:date="2017-09-11T21:01:00Z"/>
          <w:sz w:val="22"/>
          <w:szCs w:val="22"/>
        </w:rPr>
      </w:pPr>
      <w:moveFrom w:id="772" w:author="jessi_3118@hotmail.com" w:date="2017-09-11T21:01:00Z">
        <w:r w:rsidDel="00620EEA">
          <w:rPr>
            <w:sz w:val="22"/>
            <w:szCs w:val="22"/>
          </w:rPr>
          <w:t>gridToWorld(gridX, gridY):</w:t>
        </w:r>
        <w:r w:rsidRPr="00F93CD1" w:rsidDel="00620EEA">
          <w:rPr>
            <w:sz w:val="22"/>
            <w:szCs w:val="22"/>
          </w:rPr>
          <w:t xml:space="preserve"> recibe las coordenadas </w:t>
        </w:r>
        <w:r w:rsidDel="00620EEA">
          <w:rPr>
            <w:sz w:val="22"/>
            <w:szCs w:val="22"/>
          </w:rPr>
          <w:t xml:space="preserve">x e y </w:t>
        </w:r>
        <w:r w:rsidRPr="00F93CD1" w:rsidDel="00620EEA">
          <w:rPr>
            <w:sz w:val="22"/>
            <w:szCs w:val="22"/>
          </w:rPr>
          <w:t>del mapa</w:t>
        </w:r>
        <w:r w:rsidDel="00620EEA">
          <w:rPr>
            <w:sz w:val="22"/>
            <w:szCs w:val="22"/>
          </w:rPr>
          <w:t xml:space="preserve"> (gridX, gridY)</w:t>
        </w:r>
        <w:r w:rsidRPr="00F93CD1" w:rsidDel="00620EEA">
          <w:rPr>
            <w:sz w:val="22"/>
            <w:szCs w:val="22"/>
          </w:rPr>
          <w:t xml:space="preserve"> y devuelve una tupla con las coord</w:t>
        </w:r>
        <w:r w:rsidDel="00620EEA">
          <w:rPr>
            <w:sz w:val="22"/>
            <w:szCs w:val="22"/>
          </w:rPr>
          <w:t xml:space="preserve">enadas equivalentes en el mundo </w:t>
        </w:r>
        <w:r w:rsidRPr="00F93CD1" w:rsidDel="00620EEA">
          <w:rPr>
            <w:sz w:val="22"/>
            <w:szCs w:val="22"/>
          </w:rPr>
          <w:t>(worldX, worldY)</w:t>
        </w:r>
        <w:r w:rsidDel="00620EEA">
          <w:rPr>
            <w:sz w:val="22"/>
            <w:szCs w:val="22"/>
          </w:rPr>
          <w:t>.</w:t>
        </w:r>
      </w:moveFrom>
    </w:p>
    <w:p w:rsidR="009026D3" w:rsidDel="00620EEA" w:rsidRDefault="009026D3" w:rsidP="009026D3">
      <w:pPr>
        <w:pStyle w:val="SubSubTitulo"/>
        <w:numPr>
          <w:ilvl w:val="0"/>
          <w:numId w:val="30"/>
        </w:numPr>
        <w:spacing w:line="254" w:lineRule="auto"/>
        <w:rPr>
          <w:moveFrom w:id="773" w:author="jessi_3118@hotmail.com" w:date="2017-09-11T21:01:00Z"/>
          <w:sz w:val="22"/>
          <w:szCs w:val="22"/>
        </w:rPr>
      </w:pPr>
      <w:moveFrom w:id="774" w:author="jessi_3118@hotmail.com" w:date="2017-09-11T21:01:00Z">
        <w:r w:rsidDel="00620EEA">
          <w:rPr>
            <w:sz w:val="22"/>
            <w:szCs w:val="22"/>
          </w:rPr>
          <w:t>worldToGrid(worldX, worldY):</w:t>
        </w:r>
        <w:r w:rsidRPr="00F93CD1" w:rsidDel="00620EEA">
          <w:rPr>
            <w:sz w:val="22"/>
            <w:szCs w:val="22"/>
          </w:rPr>
          <w:t xml:space="preserve"> recibe las coordenadas</w:t>
        </w:r>
        <w:r w:rsidDel="00620EEA">
          <w:rPr>
            <w:sz w:val="22"/>
            <w:szCs w:val="22"/>
          </w:rPr>
          <w:t xml:space="preserve"> x e y</w:t>
        </w:r>
        <w:r w:rsidRPr="00F93CD1" w:rsidDel="00620EEA">
          <w:rPr>
            <w:sz w:val="22"/>
            <w:szCs w:val="22"/>
          </w:rPr>
          <w:t xml:space="preserve"> del mundo </w:t>
        </w:r>
        <w:r w:rsidDel="00620EEA">
          <w:rPr>
            <w:sz w:val="22"/>
            <w:szCs w:val="22"/>
          </w:rPr>
          <w:t xml:space="preserve">(worldX, worldY) </w:t>
        </w:r>
        <w:r w:rsidRPr="00F93CD1" w:rsidDel="00620EEA">
          <w:rPr>
            <w:sz w:val="22"/>
            <w:szCs w:val="22"/>
          </w:rPr>
          <w:t>y devu</w:t>
        </w:r>
        <w:r w:rsidDel="00620EEA">
          <w:rPr>
            <w:sz w:val="22"/>
            <w:szCs w:val="22"/>
          </w:rPr>
          <w:t>e</w:t>
        </w:r>
        <w:r w:rsidRPr="00F93CD1" w:rsidDel="00620EEA">
          <w:rPr>
            <w:sz w:val="22"/>
            <w:szCs w:val="22"/>
          </w:rPr>
          <w:t>lve una tupla con las coordenadas equivalentes en el mapa: (gridX, gridY)</w:t>
        </w:r>
        <w:r w:rsidDel="00620EEA">
          <w:rPr>
            <w:sz w:val="22"/>
            <w:szCs w:val="22"/>
          </w:rPr>
          <w:t>.</w:t>
        </w:r>
      </w:moveFrom>
    </w:p>
    <w:p w:rsidR="009026D3" w:rsidDel="00620EEA" w:rsidRDefault="009026D3" w:rsidP="009026D3">
      <w:pPr>
        <w:pStyle w:val="SubSubTitulo"/>
        <w:spacing w:line="254" w:lineRule="auto"/>
        <w:ind w:left="0" w:firstLine="0"/>
        <w:rPr>
          <w:moveFrom w:id="775" w:author="jessi_3118@hotmail.com" w:date="2017-09-11T21:01:00Z"/>
        </w:rPr>
      </w:pPr>
    </w:p>
    <w:p w:rsidR="009026D3" w:rsidDel="00620EEA" w:rsidRDefault="009026D3" w:rsidP="009026D3">
      <w:pPr>
        <w:pStyle w:val="SubSubTitulo"/>
        <w:spacing w:line="254" w:lineRule="auto"/>
        <w:ind w:left="0" w:firstLine="0"/>
        <w:rPr>
          <w:moveFrom w:id="776" w:author="jessi_3118@hotmail.com" w:date="2017-09-11T21:01:00Z"/>
          <w:sz w:val="22"/>
          <w:szCs w:val="22"/>
        </w:rPr>
      </w:pPr>
      <w:moveFrom w:id="777" w:author="jessi_3118@hotmail.com" w:date="2017-09-11T21:01:00Z">
        <w:r w:rsidDel="00620EEA">
          <w:rPr>
            <w:sz w:val="22"/>
            <w:szCs w:val="22"/>
          </w:rPr>
          <w:t xml:space="preserve">Las funciones gridToWorld y worldToGrid han sido modificadas en la versión actual, puesto que estas funciones tenían un sistema de conversión apropiado para cómo está hecha la práctica, pero si modificáramos esta práctica sería difícil adaptar este sistema de conversión de coordenadas. Esto se debe a que emplea un sistema de conversión por casos, en vez de emplear matrices de rotación y traslación para pasar de un sistema de referencia a otro. Por eso se ha modificado empleando estas matrices. Además, uno de los motivos del cambio fue que no era correcta la conversión, sino que era aproximada. Lo que provocaba una desviación que afectaba al sistema de pilotaje. Si por ejemplo, teníamos una ruta pintada por el centro de la carretera en la GUI, al realizar el cambio a coordenadas del mundo nos daba como resultado una posición de Gazebo que implicaba que el coche iba pegado a las paredes, y por ello se chocaba con ellas. En las siguientes imágenes podremos ver la imagen del mapa con la antigua versión (a la izquierda) y la misma con la nueva versión (a la derecha). En este mapa se ha pintado un píxel en rojo en la posición (200, 200), que corresponde con el centro de la imagen, y con la posición donde se encuentra el taxi al lanzar la práctica. </w:t>
        </w:r>
      </w:moveFrom>
    </w:p>
    <w:p w:rsidR="009026D3" w:rsidDel="00620EEA" w:rsidRDefault="009026D3" w:rsidP="009026D3">
      <w:pPr>
        <w:pStyle w:val="SubSubTitulo"/>
        <w:spacing w:line="254" w:lineRule="auto"/>
        <w:ind w:left="0" w:firstLine="0"/>
        <w:rPr>
          <w:moveFrom w:id="778" w:author="jessi_3118@hotmail.com" w:date="2017-09-11T21:01:00Z"/>
          <w:sz w:val="22"/>
          <w:szCs w:val="22"/>
        </w:rPr>
      </w:pPr>
    </w:p>
    <w:p w:rsidR="009026D3" w:rsidDel="00620EEA" w:rsidRDefault="009026D3" w:rsidP="009026D3">
      <w:pPr>
        <w:pStyle w:val="SubSubTitulo"/>
        <w:spacing w:line="254" w:lineRule="auto"/>
        <w:ind w:left="0" w:firstLine="0"/>
        <w:jc w:val="center"/>
        <w:rPr>
          <w:moveFrom w:id="779" w:author="jessi_3118@hotmail.com" w:date="2017-09-11T21:01:00Z"/>
          <w:sz w:val="22"/>
          <w:szCs w:val="22"/>
        </w:rPr>
      </w:pPr>
      <w:moveFrom w:id="780" w:author="jessi_3118@hotmail.com" w:date="2017-09-11T21:01:00Z">
        <w:r w:rsidDel="00620EEA">
          <w:rPr>
            <w:noProof/>
            <w:lang w:eastAsia="es-ES"/>
          </w:rPr>
          <w:drawing>
            <wp:inline distT="0" distB="0" distL="0" distR="0" wp14:anchorId="4A7DF307" wp14:editId="5CE14369">
              <wp:extent cx="5486400" cy="2680620"/>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os.png"/>
                      <pic:cNvPicPr/>
                    </pic:nvPicPr>
                    <pic:blipFill>
                      <a:blip r:embed="rId17">
                        <a:extLst>
                          <a:ext uri="{28A0092B-C50C-407E-A947-70E740481C1C}">
                            <a14:useLocalDpi xmlns:a14="http://schemas.microsoft.com/office/drawing/2010/main" val="0"/>
                          </a:ext>
                        </a:extLst>
                      </a:blip>
                      <a:stretch>
                        <a:fillRect/>
                      </a:stretch>
                    </pic:blipFill>
                    <pic:spPr>
                      <a:xfrm>
                        <a:off x="0" y="0"/>
                        <a:ext cx="5490909" cy="2682823"/>
                      </a:xfrm>
                      <a:prstGeom prst="rect">
                        <a:avLst/>
                      </a:prstGeom>
                    </pic:spPr>
                  </pic:pic>
                </a:graphicData>
              </a:graphic>
            </wp:inline>
          </w:drawing>
        </w:r>
      </w:moveFrom>
    </w:p>
    <w:p w:rsidR="009026D3" w:rsidRPr="00A04965" w:rsidDel="00620EEA" w:rsidRDefault="009026D3" w:rsidP="009026D3">
      <w:pPr>
        <w:pStyle w:val="SubTitulos-TFG"/>
        <w:numPr>
          <w:ilvl w:val="0"/>
          <w:numId w:val="0"/>
        </w:numPr>
        <w:jc w:val="center"/>
        <w:rPr>
          <w:moveFrom w:id="781" w:author="jessi_3118@hotmail.com" w:date="2017-09-11T21:01:00Z"/>
          <w:rFonts w:asciiTheme="minorHAnsi" w:hAnsiTheme="minorHAnsi" w:cstheme="minorHAnsi"/>
          <w:sz w:val="22"/>
          <w:szCs w:val="22"/>
        </w:rPr>
      </w:pPr>
      <w:moveFrom w:id="782" w:author="jessi_3118@hotmail.com" w:date="2017-09-11T21:01:00Z">
        <w:r w:rsidDel="00620EEA">
          <w:rPr>
            <w:rFonts w:asciiTheme="minorHAnsi" w:hAnsiTheme="minorHAnsi" w:cstheme="minorHAnsi"/>
            <w:sz w:val="22"/>
            <w:szCs w:val="22"/>
          </w:rPr>
          <w:t>Figure 4.7: Imágenes con el centro incorrecto (izquierda) y el centro correcto (derecha)</w:t>
        </w:r>
      </w:moveFrom>
    </w:p>
    <w:p w:rsidR="009026D3" w:rsidDel="00620EEA" w:rsidRDefault="009026D3" w:rsidP="009026D3">
      <w:pPr>
        <w:pStyle w:val="SubSubTitulo"/>
        <w:spacing w:line="254" w:lineRule="auto"/>
        <w:ind w:left="0" w:firstLine="0"/>
        <w:rPr>
          <w:moveFrom w:id="783" w:author="jessi_3118@hotmail.com" w:date="2017-09-11T21:01:00Z"/>
          <w:sz w:val="22"/>
          <w:szCs w:val="22"/>
        </w:rPr>
      </w:pPr>
      <w:moveFrom w:id="784" w:author="jessi_3118@hotmail.com" w:date="2017-09-11T21:01:00Z">
        <w:r w:rsidDel="00620EEA">
          <w:rPr>
            <w:sz w:val="22"/>
            <w:szCs w:val="22"/>
          </w:rPr>
          <w:t>Las matrices de rotación y traslación son necesarias puesto que queremos pasar de un sistema de referencia del mundo en 3D a un sistema de referencia del mapa en 2D o, al contrario. Estos cambios de sistema de referencia son necesarios porque en la práctica si realizamos la expansión del campo del gradiente sobre una rejilla deberemos saber la relación entre cada celdilla de la rejilla con el mundo para poder resolver la práctica. Lo primero que tenemos que conocer es cómo están situados los sistemas de referencia de cada sistema. Nuestros sistemas de referencia están situados de la siguiente forma:</w:t>
        </w:r>
      </w:moveFrom>
    </w:p>
    <w:p w:rsidR="009026D3" w:rsidDel="00620EEA" w:rsidRDefault="009026D3" w:rsidP="009026D3">
      <w:pPr>
        <w:pStyle w:val="SubSubTitulo"/>
        <w:spacing w:line="254" w:lineRule="auto"/>
        <w:ind w:left="0" w:firstLine="0"/>
        <w:rPr>
          <w:moveFrom w:id="785" w:author="jessi_3118@hotmail.com" w:date="2017-09-11T21:01:00Z"/>
          <w:sz w:val="22"/>
          <w:szCs w:val="22"/>
        </w:rPr>
      </w:pPr>
    </w:p>
    <w:p w:rsidR="009026D3" w:rsidDel="00620EEA" w:rsidRDefault="009026D3" w:rsidP="009026D3">
      <w:pPr>
        <w:pStyle w:val="SubSubTitulo"/>
        <w:spacing w:line="254" w:lineRule="auto"/>
        <w:ind w:left="0" w:firstLine="0"/>
        <w:jc w:val="center"/>
        <w:rPr>
          <w:moveFrom w:id="786" w:author="jessi_3118@hotmail.com" w:date="2017-09-11T21:01:00Z"/>
          <w:sz w:val="22"/>
          <w:szCs w:val="22"/>
        </w:rPr>
      </w:pPr>
      <w:moveFrom w:id="787" w:author="jessi_3118@hotmail.com" w:date="2017-09-11T21:01:00Z">
        <w:r w:rsidDel="00620EEA">
          <w:rPr>
            <w:noProof/>
            <w:lang w:eastAsia="es-ES"/>
          </w:rPr>
          <w:drawing>
            <wp:inline distT="0" distB="0" distL="0" distR="0" wp14:anchorId="48E3F440" wp14:editId="6C1E24AC">
              <wp:extent cx="3312544" cy="1735727"/>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aRef_GRID_WORLD.png"/>
                      <pic:cNvPicPr/>
                    </pic:nvPicPr>
                    <pic:blipFill rotWithShape="1">
                      <a:blip r:embed="rId18">
                        <a:extLst>
                          <a:ext uri="{28A0092B-C50C-407E-A947-70E740481C1C}">
                            <a14:useLocalDpi xmlns:a14="http://schemas.microsoft.com/office/drawing/2010/main" val="0"/>
                          </a:ext>
                        </a:extLst>
                      </a:blip>
                      <a:srcRect t="6035" b="3982"/>
                      <a:stretch/>
                    </pic:blipFill>
                    <pic:spPr bwMode="auto">
                      <a:xfrm>
                        <a:off x="0" y="0"/>
                        <a:ext cx="3345208" cy="1752843"/>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Del="00620EEA" w:rsidRDefault="009026D3" w:rsidP="009026D3">
      <w:pPr>
        <w:pStyle w:val="SubTitulos-TFG"/>
        <w:numPr>
          <w:ilvl w:val="0"/>
          <w:numId w:val="0"/>
        </w:numPr>
        <w:jc w:val="center"/>
        <w:rPr>
          <w:moveFrom w:id="788" w:author="jessi_3118@hotmail.com" w:date="2017-09-11T21:01:00Z"/>
          <w:rFonts w:asciiTheme="minorHAnsi" w:hAnsiTheme="minorHAnsi" w:cstheme="minorHAnsi"/>
          <w:sz w:val="22"/>
          <w:szCs w:val="22"/>
        </w:rPr>
      </w:pPr>
      <w:moveFrom w:id="789" w:author="jessi_3118@hotmail.com" w:date="2017-09-11T21:01:00Z">
        <w:r w:rsidDel="00620EEA">
          <w:rPr>
            <w:rFonts w:asciiTheme="minorHAnsi" w:hAnsiTheme="minorHAnsi" w:cstheme="minorHAnsi"/>
            <w:sz w:val="22"/>
            <w:szCs w:val="22"/>
          </w:rPr>
          <w:t>Figure 4.8: Sistema de referencia del mundo (izquierda) y sistema de referencia del mapa (derecha)</w:t>
        </w:r>
      </w:moveFrom>
    </w:p>
    <w:p w:rsidR="009026D3" w:rsidDel="00620EEA" w:rsidRDefault="009026D3" w:rsidP="009026D3">
      <w:pPr>
        <w:pStyle w:val="SubTitulos-TFG"/>
        <w:numPr>
          <w:ilvl w:val="0"/>
          <w:numId w:val="0"/>
        </w:numPr>
        <w:jc w:val="center"/>
        <w:rPr>
          <w:moveFrom w:id="790" w:author="jessi_3118@hotmail.com" w:date="2017-09-11T21:01:00Z"/>
          <w:rFonts w:asciiTheme="minorHAnsi" w:hAnsiTheme="minorHAnsi" w:cstheme="minorHAnsi"/>
          <w:sz w:val="22"/>
          <w:szCs w:val="22"/>
        </w:rPr>
      </w:pPr>
    </w:p>
    <w:p w:rsidR="009026D3" w:rsidRPr="005C13E3" w:rsidDel="00620EEA" w:rsidRDefault="009026D3" w:rsidP="009026D3">
      <w:pPr>
        <w:jc w:val="both"/>
        <w:rPr>
          <w:moveFrom w:id="791" w:author="jessi_3118@hotmail.com" w:date="2017-09-11T21:01:00Z"/>
          <w:rFonts w:ascii="Cambria" w:hAnsi="Cambria"/>
        </w:rPr>
      </w:pPr>
      <w:moveFrom w:id="792" w:author="jessi_3118@hotmail.com" w:date="2017-09-11T21:01:00Z">
        <w:r w:rsidRPr="005C13E3" w:rsidDel="00620EEA">
          <w:rPr>
            <w:rFonts w:ascii="Cambria" w:hAnsi="Cambria"/>
          </w:rPr>
          <w:t>Para poder pasar de un sistema a otro deberemos aplicar la rotación y la traslación necesarias. Por ejemplo, en la función WorldGrid tenemos que pasar de una coordenada (x, y) en un mundo 3D a una coordenada (x’, y’) en 2D. Para ello primero deberemos aplicar una matriz de rotación de pi grados sobre el eje x para que el sistema de coordenadas del mundo rote de la siguiente forma:</w:t>
        </w:r>
      </w:moveFrom>
    </w:p>
    <w:p w:rsidR="009026D3" w:rsidDel="00620EEA" w:rsidRDefault="009026D3" w:rsidP="009026D3">
      <w:pPr>
        <w:pStyle w:val="SubTitulos-TFG"/>
        <w:numPr>
          <w:ilvl w:val="0"/>
          <w:numId w:val="0"/>
        </w:numPr>
        <w:rPr>
          <w:moveFrom w:id="793" w:author="jessi_3118@hotmail.com" w:date="2017-09-11T21:01:00Z"/>
          <w:rFonts w:asciiTheme="majorHAnsi" w:hAnsiTheme="majorHAnsi" w:cstheme="minorHAnsi"/>
          <w:sz w:val="22"/>
          <w:szCs w:val="22"/>
        </w:rPr>
      </w:pPr>
    </w:p>
    <w:p w:rsidR="009026D3" w:rsidDel="00620EEA" w:rsidRDefault="009026D3" w:rsidP="009026D3">
      <w:pPr>
        <w:pStyle w:val="SubTitulos-TFG"/>
        <w:numPr>
          <w:ilvl w:val="0"/>
          <w:numId w:val="0"/>
        </w:numPr>
        <w:jc w:val="center"/>
        <w:rPr>
          <w:moveFrom w:id="794" w:author="jessi_3118@hotmail.com" w:date="2017-09-11T21:01:00Z"/>
          <w:rFonts w:asciiTheme="majorHAnsi" w:hAnsiTheme="majorHAnsi" w:cstheme="minorHAnsi"/>
          <w:sz w:val="22"/>
          <w:szCs w:val="22"/>
        </w:rPr>
      </w:pPr>
      <w:moveFrom w:id="795" w:author="jessi_3118@hotmail.com" w:date="2017-09-11T21:01:00Z">
        <w:r w:rsidDel="00620EEA">
          <w:rPr>
            <w:rFonts w:asciiTheme="majorHAnsi" w:hAnsiTheme="majorHAnsi" w:cstheme="minorHAnsi"/>
            <w:noProof/>
            <w:lang w:eastAsia="es-ES"/>
          </w:rPr>
          <w:drawing>
            <wp:inline distT="0" distB="0" distL="0" distR="0" wp14:anchorId="5B71CA20" wp14:editId="37642057">
              <wp:extent cx="1855516" cy="165207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a3DRot.png"/>
                      <pic:cNvPicPr/>
                    </pic:nvPicPr>
                    <pic:blipFill rotWithShape="1">
                      <a:blip r:embed="rId20">
                        <a:extLst>
                          <a:ext uri="{28A0092B-C50C-407E-A947-70E740481C1C}">
                            <a14:useLocalDpi xmlns:a14="http://schemas.microsoft.com/office/drawing/2010/main" val="0"/>
                          </a:ext>
                        </a:extLst>
                      </a:blip>
                      <a:srcRect l="5546" t="4338" b="2800"/>
                      <a:stretch/>
                    </pic:blipFill>
                    <pic:spPr bwMode="auto">
                      <a:xfrm>
                        <a:off x="0" y="0"/>
                        <a:ext cx="1871340" cy="1666166"/>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RPr="005C13E3" w:rsidDel="00620EEA" w:rsidRDefault="009026D3" w:rsidP="009026D3">
      <w:pPr>
        <w:jc w:val="center"/>
        <w:rPr>
          <w:moveFrom w:id="796" w:author="jessi_3118@hotmail.com" w:date="2017-09-11T21:01:00Z"/>
        </w:rPr>
      </w:pPr>
      <w:moveFrom w:id="797" w:author="jessi_3118@hotmail.com" w:date="2017-09-11T21:01:00Z">
        <w:r w:rsidRPr="005C13E3" w:rsidDel="00620EEA">
          <w:t>Figure 4.9: Rotación sobre el sistema de referencia del mundo (sistema punteado)</w:t>
        </w:r>
      </w:moveFrom>
    </w:p>
    <w:p w:rsidR="009026D3" w:rsidDel="00620EEA" w:rsidRDefault="009026D3" w:rsidP="009026D3">
      <w:pPr>
        <w:pStyle w:val="SubTitulos-TFG"/>
        <w:numPr>
          <w:ilvl w:val="0"/>
          <w:numId w:val="0"/>
        </w:numPr>
        <w:rPr>
          <w:moveFrom w:id="798" w:author="jessi_3118@hotmail.com" w:date="2017-09-11T21:01:00Z"/>
          <w:sz w:val="22"/>
          <w:szCs w:val="22"/>
        </w:rPr>
      </w:pPr>
    </w:p>
    <w:p w:rsidR="009026D3" w:rsidRPr="005C13E3" w:rsidDel="00620EEA" w:rsidRDefault="009026D3" w:rsidP="009026D3">
      <w:pPr>
        <w:jc w:val="both"/>
        <w:rPr>
          <w:moveFrom w:id="799" w:author="jessi_3118@hotmail.com" w:date="2017-09-11T21:01:00Z"/>
          <w:rFonts w:ascii="Cambria" w:hAnsi="Cambria"/>
        </w:rPr>
      </w:pPr>
      <w:moveFrom w:id="800" w:author="jessi_3118@hotmail.com" w:date="2017-09-11T21:01:00Z">
        <w:r w:rsidRPr="005C13E3" w:rsidDel="00620EEA">
          <w:rPr>
            <w:rFonts w:ascii="Cambria" w:hAnsi="Cambria"/>
          </w:rPr>
          <w:t>Por si tenemos que aplicar alguna traslación además de la rotación, tenemos una matriz de rotación y traslación para el eje x. Si no queremos realizar una traslación los puntos tx, ty, y tz tendrán valor 0. La traslación se debe a que queremos tener el punto (0,0) de la imagen en la esquina superior izquierda. El cambio lo realizamos de la siguiente forma:</w:t>
        </w:r>
      </w:moveFrom>
    </w:p>
    <w:p w:rsidR="009026D3" w:rsidDel="00620EEA" w:rsidRDefault="009026D3" w:rsidP="009026D3">
      <w:pPr>
        <w:pStyle w:val="SubTitulos-TFG"/>
        <w:numPr>
          <w:ilvl w:val="0"/>
          <w:numId w:val="0"/>
        </w:numPr>
        <w:rPr>
          <w:moveFrom w:id="801" w:author="jessi_3118@hotmail.com" w:date="2017-09-11T21:01:00Z"/>
          <w:rFonts w:asciiTheme="majorHAnsi" w:hAnsiTheme="majorHAnsi"/>
          <w:sz w:val="22"/>
          <w:szCs w:val="22"/>
        </w:rPr>
      </w:pPr>
    </w:p>
    <w:p w:rsidR="009026D3" w:rsidDel="00620EEA" w:rsidRDefault="009026D3" w:rsidP="009026D3">
      <w:pPr>
        <w:pStyle w:val="SubTitulos-TFG"/>
        <w:numPr>
          <w:ilvl w:val="0"/>
          <w:numId w:val="0"/>
        </w:numPr>
        <w:rPr>
          <w:moveFrom w:id="802" w:author="jessi_3118@hotmail.com" w:date="2017-09-11T21:01:00Z"/>
          <w:rFonts w:asciiTheme="majorHAnsi" w:hAnsiTheme="majorHAnsi"/>
          <w:sz w:val="22"/>
          <w:szCs w:val="22"/>
        </w:rPr>
      </w:pPr>
    </w:p>
    <w:p w:rsidR="009026D3" w:rsidRPr="005429FD" w:rsidDel="00620EEA" w:rsidRDefault="009026D3" w:rsidP="009026D3">
      <w:pPr>
        <w:jc w:val="both"/>
        <w:rPr>
          <w:moveFrom w:id="803" w:author="jessi_3118@hotmail.com" w:date="2017-09-11T21:01:00Z"/>
          <w:rFonts w:ascii="Cambria" w:hAnsi="Cambria"/>
        </w:rPr>
      </w:pPr>
      <w:moveFrom w:id="804" w:author="jessi_3118@hotmail.com" w:date="2017-09-11T21:01:00Z">
        <w:r w:rsidRPr="005429FD" w:rsidDel="00620EEA">
          <w:rPr>
            <w:rFonts w:ascii="Cambria" w:hAnsi="Cambria"/>
          </w:rPr>
          <w:t>Lo siguiente que tendremos que hacer es aplicar una rotación de –pi/2 grados sobre el eje z y una traslación si los puntos están un poco desviados. La traslación será de 200 píxeles (ancho de la imagen/2) en x y -200 píxeles (-alto de la imagen/2) en y. Por lo tanto, tx será en este caso 200, y ty será -200, tz será 0. La matriz de rotación y traslación la aplicamos de la siguiente forma:</w:t>
        </w:r>
      </w:moveFrom>
    </w:p>
    <w:moveFromRangeEnd w:id="716"/>
    <w:p w:rsidR="009026D3" w:rsidDel="00A135AB" w:rsidRDefault="009026D3">
      <w:pPr>
        <w:pStyle w:val="SubTitulos-TFG"/>
        <w:numPr>
          <w:ilvl w:val="0"/>
          <w:numId w:val="0"/>
        </w:numPr>
        <w:jc w:val="center"/>
        <w:rPr>
          <w:del w:id="805" w:author="jessi_3118@hotmail.com" w:date="2017-09-11T22:01:00Z"/>
          <w:rFonts w:asciiTheme="minorHAnsi" w:hAnsiTheme="minorHAnsi" w:cstheme="minorHAnsi"/>
          <w:sz w:val="22"/>
          <w:szCs w:val="22"/>
        </w:rPr>
      </w:pPr>
      <w:del w:id="806" w:author="jessi_3118@hotmail.com" w:date="2017-09-11T22:01:00Z">
        <w:r w:rsidDel="00A135AB">
          <w:rPr>
            <w:rFonts w:cstheme="minorHAnsi"/>
            <w:noProof/>
            <w:lang w:eastAsia="es-ES"/>
          </w:rPr>
          <w:drawing>
            <wp:inline distT="0" distB="0" distL="0" distR="0" wp14:anchorId="44DF3777" wp14:editId="425FA486">
              <wp:extent cx="4756638" cy="2479431"/>
              <wp:effectExtent l="0" t="0" r="635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3_gpp.png"/>
                      <pic:cNvPicPr/>
                    </pic:nvPicPr>
                    <pic:blipFill rotWithShape="1">
                      <a:blip r:embed="rId21">
                        <a:extLst>
                          <a:ext uri="{28A0092B-C50C-407E-A947-70E740481C1C}">
                            <a14:useLocalDpi xmlns:a14="http://schemas.microsoft.com/office/drawing/2010/main" val="0"/>
                          </a:ext>
                        </a:extLst>
                      </a:blip>
                      <a:srcRect l="2143" t="4256" r="1250" b="3421"/>
                      <a:stretch/>
                    </pic:blipFill>
                    <pic:spPr bwMode="auto">
                      <a:xfrm>
                        <a:off x="0" y="0"/>
                        <a:ext cx="4758012" cy="2480147"/>
                      </a:xfrm>
                      <a:prstGeom prst="rect">
                        <a:avLst/>
                      </a:prstGeom>
                      <a:ln>
                        <a:noFill/>
                      </a:ln>
                      <a:extLst>
                        <a:ext uri="{53640926-AAD7-44D8-BBD7-CCE9431645EC}">
                          <a14:shadowObscured xmlns:a14="http://schemas.microsoft.com/office/drawing/2010/main"/>
                        </a:ext>
                      </a:extLst>
                    </pic:spPr>
                  </pic:pic>
                </a:graphicData>
              </a:graphic>
            </wp:inline>
          </w:drawing>
        </w:r>
      </w:del>
    </w:p>
    <w:p w:rsidR="009026D3" w:rsidRPr="00F609C2" w:rsidDel="00A135AB" w:rsidRDefault="009026D3">
      <w:pPr>
        <w:pStyle w:val="SubTitulos-TFG"/>
        <w:numPr>
          <w:ilvl w:val="0"/>
          <w:numId w:val="0"/>
        </w:numPr>
        <w:jc w:val="center"/>
        <w:rPr>
          <w:del w:id="807" w:author="jessi_3118@hotmail.com" w:date="2017-09-11T22:01:00Z"/>
          <w:rFonts w:ascii="Cambria" w:hAnsi="Cambria"/>
        </w:rPr>
        <w:pPrChange w:id="808" w:author="jessi_3118@hotmail.com" w:date="2017-09-11T22:01:00Z">
          <w:pPr>
            <w:jc w:val="center"/>
          </w:pPr>
        </w:pPrChange>
      </w:pPr>
      <w:del w:id="809" w:author="jessi_3118@hotmail.com" w:date="2017-09-11T22:01:00Z">
        <w:r w:rsidRPr="00F609C2" w:rsidDel="00A135AB">
          <w:rPr>
            <w:rFonts w:ascii="Cambria" w:hAnsi="Cambria"/>
          </w:rPr>
          <w:delText xml:space="preserve">Figure 4.16: </w:delText>
        </w:r>
      </w:del>
      <w:del w:id="810" w:author="jessi_3118@hotmail.com" w:date="2017-09-11T20:03:00Z">
        <w:r w:rsidRPr="00F609C2" w:rsidDel="00744732">
          <w:rPr>
            <w:rFonts w:ascii="Cambria" w:hAnsi="Cambria"/>
          </w:rPr>
          <w:delText xml:space="preserve">Árbitro </w:delText>
        </w:r>
      </w:del>
      <w:del w:id="811" w:author="jessi_3118@hotmail.com" w:date="2017-09-11T22:01:00Z">
        <w:r w:rsidRPr="00F609C2" w:rsidDel="00A135AB">
          <w:rPr>
            <w:rFonts w:ascii="Cambria" w:hAnsi="Cambria"/>
          </w:rPr>
          <w:delText>del GPP cuando el taxi ha alcanzado el destino</w:delText>
        </w:r>
      </w:del>
    </w:p>
    <w:p w:rsidR="009026D3" w:rsidRPr="006A5D69" w:rsidDel="00A135AB" w:rsidRDefault="009026D3">
      <w:pPr>
        <w:pStyle w:val="SubTitulos-TFG"/>
        <w:numPr>
          <w:ilvl w:val="0"/>
          <w:numId w:val="0"/>
        </w:numPr>
        <w:jc w:val="center"/>
        <w:rPr>
          <w:del w:id="812" w:author="jessi_3118@hotmail.com" w:date="2017-09-11T22:01:00Z"/>
          <w:rFonts w:asciiTheme="majorHAnsi" w:hAnsiTheme="majorHAnsi"/>
          <w:sz w:val="22"/>
          <w:szCs w:val="22"/>
        </w:rPr>
        <w:pPrChange w:id="813" w:author="jessi_3118@hotmail.com" w:date="2017-09-11T22:01:00Z">
          <w:pPr>
            <w:pStyle w:val="SubTitulos-TFG"/>
            <w:numPr>
              <w:ilvl w:val="0"/>
              <w:numId w:val="0"/>
            </w:numPr>
            <w:spacing w:line="254" w:lineRule="auto"/>
            <w:ind w:left="0" w:firstLine="0"/>
            <w:jc w:val="center"/>
          </w:pPr>
        </w:pPrChange>
      </w:pPr>
    </w:p>
    <w:p w:rsidR="009026D3" w:rsidRDefault="009026D3" w:rsidP="009026D3">
      <w:pPr>
        <w:pStyle w:val="SubTitulos-TFG"/>
        <w:numPr>
          <w:ilvl w:val="0"/>
          <w:numId w:val="0"/>
        </w:numPr>
        <w:spacing w:line="254" w:lineRule="auto"/>
        <w:ind w:left="720"/>
      </w:pPr>
    </w:p>
    <w:p w:rsidR="009026D3" w:rsidRDefault="009026D3">
      <w:pPr>
        <w:pStyle w:val="SubTitulos-TFG"/>
        <w:numPr>
          <w:ilvl w:val="1"/>
          <w:numId w:val="37"/>
        </w:numPr>
        <w:spacing w:line="254" w:lineRule="auto"/>
        <w:pPrChange w:id="814" w:author="jessi_3118@hotmail.com" w:date="2017-09-11T22:10:00Z">
          <w:pPr>
            <w:pStyle w:val="SubTitulos-TFG"/>
            <w:numPr>
              <w:numId w:val="6"/>
            </w:numPr>
            <w:spacing w:line="254" w:lineRule="auto"/>
            <w:ind w:left="720" w:hanging="720"/>
          </w:pPr>
        </w:pPrChange>
      </w:pPr>
      <w:r>
        <w:lastRenderedPageBreak/>
        <w:t>Solución</w:t>
      </w:r>
      <w:ins w:id="815" w:author="jessi_3118@hotmail.com" w:date="2017-09-11T22:01:00Z">
        <w:r w:rsidR="00337FE0">
          <w:t xml:space="preserve"> de Referencia</w:t>
        </w:r>
      </w:ins>
    </w:p>
    <w:p w:rsidR="009026D3" w:rsidRDefault="009026D3" w:rsidP="009026D3">
      <w:pPr>
        <w:jc w:val="both"/>
        <w:rPr>
          <w:rFonts w:ascii="Cambria" w:hAnsi="Cambria"/>
        </w:rPr>
      </w:pPr>
      <w:r>
        <w:rPr>
          <w:rFonts w:ascii="Cambria" w:hAnsi="Cambria"/>
        </w:rPr>
        <w:t xml:space="preserve">Como hemos observado en el punto 4.1, el objetivo de esta práctica es proveer al robot de un algoritmo de navegación, que estará compuesto por un algoritmo de navegación global y un algoritmo de pilotaje. </w:t>
      </w:r>
      <w:ins w:id="816" w:author="Usuario" w:date="2017-09-12T17:59:00Z">
        <w:r w:rsidR="00E456E4">
          <w:rPr>
            <w:rFonts w:ascii="Cambria" w:hAnsi="Cambria"/>
          </w:rPr>
          <w:t>El algoritmo de c</w:t>
        </w:r>
      </w:ins>
      <w:ins w:id="817" w:author="Usuario" w:date="2017-09-12T18:00:00Z">
        <w:r w:rsidR="00E456E4">
          <w:rPr>
            <w:rFonts w:ascii="Cambria" w:hAnsi="Cambria"/>
          </w:rPr>
          <w:t xml:space="preserve">álculo del campo (navegación global) se realizará en una iteración sin tiempo límite, y el algoritmo de pilotaje responde a un control reactivo. </w:t>
        </w:r>
      </w:ins>
      <w:r>
        <w:rPr>
          <w:rFonts w:ascii="Cambria" w:hAnsi="Cambria"/>
        </w:rPr>
        <w:t xml:space="preserve">En este punto abordaremos una breve explicación sobre navegación global y local, una descripción de la técnica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y la solución concreta de la práctica.</w:t>
      </w:r>
      <w:ins w:id="818" w:author="Usuario" w:date="2017-09-12T17:59:00Z">
        <w:r w:rsidR="00E456E4">
          <w:rPr>
            <w:rFonts w:ascii="Cambria" w:hAnsi="Cambria"/>
          </w:rPr>
          <w:t xml:space="preserve"> </w:t>
        </w:r>
      </w:ins>
      <w:ins w:id="819" w:author="Usuario" w:date="2017-09-12T18:03:00Z">
        <w:r w:rsidR="00403456">
          <w:rPr>
            <w:rFonts w:ascii="Cambria" w:hAnsi="Cambria"/>
          </w:rPr>
          <w:t xml:space="preserve">El fichero </w:t>
        </w:r>
      </w:ins>
      <w:ins w:id="820" w:author="Usuario" w:date="2017-09-12T18:04:00Z">
        <w:r w:rsidR="00403456" w:rsidRPr="00403456">
          <w:rPr>
            <w:rFonts w:ascii="Cambria" w:hAnsi="Cambria"/>
          </w:rPr>
          <w:t>MyAlgorithm.py</w:t>
        </w:r>
        <w:r w:rsidR="00403456">
          <w:rPr>
            <w:rFonts w:ascii="Cambria" w:hAnsi="Cambria"/>
          </w:rPr>
          <w:t xml:space="preserve"> es de naturaleza iterativa, </w:t>
        </w:r>
        <w:r w:rsidR="00403456" w:rsidRPr="00403456">
          <w:rPr>
            <w:rFonts w:ascii="Cambria" w:hAnsi="Cambria"/>
          </w:rPr>
          <w:t>ejecuta continuamente iteraciones y en cada una de ellas se percibe y se controla.</w:t>
        </w:r>
      </w:ins>
    </w:p>
    <w:p w:rsidR="009026D3" w:rsidRDefault="009026D3" w:rsidP="009026D3">
      <w:pPr>
        <w:jc w:val="both"/>
      </w:pPr>
    </w:p>
    <w:p w:rsidR="009026D3" w:rsidRDefault="00B654D6">
      <w:pPr>
        <w:pStyle w:val="SubSubTitulo"/>
        <w:numPr>
          <w:ilvl w:val="2"/>
          <w:numId w:val="38"/>
        </w:numPr>
        <w:spacing w:line="254" w:lineRule="auto"/>
        <w:pPrChange w:id="821" w:author="jessi_3118@hotmail.com" w:date="2017-09-11T22:02:00Z">
          <w:pPr>
            <w:pStyle w:val="SubSubTitulo"/>
            <w:numPr>
              <w:ilvl w:val="2"/>
              <w:numId w:val="22"/>
            </w:numPr>
            <w:spacing w:line="254" w:lineRule="auto"/>
            <w:ind w:left="720" w:hanging="720"/>
          </w:pPr>
        </w:pPrChange>
      </w:pPr>
      <w:ins w:id="822" w:author="jessi_3118@hotmail.com" w:date="2017-09-11T22:02:00Z">
        <w:r>
          <w:t xml:space="preserve">Fundamentos Teóricos de la </w:t>
        </w:r>
      </w:ins>
      <w:r w:rsidR="009026D3">
        <w:t xml:space="preserve">Navegación global y </w:t>
      </w:r>
      <w:ins w:id="823" w:author="jessi_3118@hotmail.com" w:date="2017-09-11T22:02:00Z">
        <w:r>
          <w:t>el algoritmo GPP</w:t>
        </w:r>
      </w:ins>
      <w:del w:id="824" w:author="jessi_3118@hotmail.com" w:date="2017-09-11T22:02:00Z">
        <w:r w:rsidR="009026D3" w:rsidDel="00B654D6">
          <w:delText>local</w:delText>
        </w:r>
      </w:del>
    </w:p>
    <w:p w:rsidR="009026D3" w:rsidRDefault="009026D3" w:rsidP="009026D3">
      <w:pPr>
        <w:jc w:val="both"/>
        <w:rPr>
          <w:rFonts w:ascii="Cambria" w:hAnsi="Cambria"/>
        </w:rPr>
      </w:pPr>
      <w:r>
        <w:rPr>
          <w:rFonts w:ascii="Cambria" w:hAnsi="Cambria" w:cs="Times New Roman"/>
        </w:rPr>
        <w:t>El principal problema</w:t>
      </w:r>
      <w:r>
        <w:rPr>
          <w:rFonts w:ascii="Cambria" w:hAnsi="Cambria"/>
        </w:rPr>
        <w:t xml:space="preserve"> de los robots móviles es la navegación autónoma. La navegación autónoma es la capacidad que poseen los robots para ir desde un punto del espacio a otro cualquiera evitando chocarse con algún obstáculo, ya sean objetos fijos u objetos móviles inesperados. Esta es una tarea compleja, que provee a los robots de grandes capacidades. La navegación de los robots de forma habitual se divide en dos ramas: la navegación global y la navegación local.</w:t>
      </w:r>
    </w:p>
    <w:p w:rsidR="009026D3" w:rsidRDefault="009026D3" w:rsidP="009026D3">
      <w:pPr>
        <w:jc w:val="both"/>
        <w:rPr>
          <w:rFonts w:ascii="Cambria" w:hAnsi="Cambria"/>
        </w:rPr>
      </w:pPr>
      <w:r>
        <w:rPr>
          <w:rFonts w:ascii="Cambria" w:hAnsi="Cambria"/>
        </w:rPr>
        <w:t xml:space="preserve">La navegación global consiste en calcular o planificar una ruta de forma óptima inicialmente para que el robot la pueda seguir. Para poder llevar a cabo este proceso el robot debe tener un conocimiento preciso del escenario por el cual se debe mover. El robot suele tener previamente esta información mediante un mapa del entorno. De no ser así, el robot adquirirá dicho conocimiento construyendo un mapa del entorno por medio de los sensores que posee. La ruta se construye empleando técnicas de búsqueda o planificación, que requieren un tiempo considerable. Ejemplos de estas técnicas son: grafos de visibilidad y </w:t>
      </w:r>
      <w:proofErr w:type="spellStart"/>
      <w:r>
        <w:rPr>
          <w:rFonts w:ascii="Cambria" w:hAnsi="Cambria"/>
        </w:rPr>
        <w:t>Gradient</w:t>
      </w:r>
      <w:proofErr w:type="spellEnd"/>
      <w:r>
        <w:rPr>
          <w:rFonts w:ascii="Cambria" w:hAnsi="Cambria"/>
        </w:rPr>
        <w:t xml:space="preserve"> </w:t>
      </w:r>
      <w:proofErr w:type="spellStart"/>
      <w:r>
        <w:rPr>
          <w:rFonts w:ascii="Cambria" w:hAnsi="Cambria"/>
        </w:rPr>
        <w:t>Path</w:t>
      </w:r>
      <w:proofErr w:type="spellEnd"/>
      <w:r>
        <w:rPr>
          <w:rFonts w:ascii="Cambria" w:hAnsi="Cambria"/>
        </w:rPr>
        <w:t xml:space="preserve"> </w:t>
      </w:r>
      <w:proofErr w:type="spellStart"/>
      <w:r>
        <w:rPr>
          <w:rFonts w:ascii="Cambria" w:hAnsi="Cambria"/>
        </w:rPr>
        <w:t>Planning</w:t>
      </w:r>
      <w:proofErr w:type="spellEnd"/>
      <w:r>
        <w:rPr>
          <w:rFonts w:ascii="Cambria" w:hAnsi="Cambria"/>
        </w:rPr>
        <w:t>.</w:t>
      </w:r>
    </w:p>
    <w:p w:rsidR="009026D3" w:rsidDel="00D73FDE" w:rsidRDefault="009026D3" w:rsidP="009026D3">
      <w:pPr>
        <w:jc w:val="both"/>
        <w:rPr>
          <w:del w:id="825" w:author="jessi_3118@hotmail.com" w:date="2017-09-11T22:03:00Z"/>
          <w:rFonts w:ascii="Cambria" w:hAnsi="Cambria"/>
        </w:rPr>
      </w:pPr>
      <w:del w:id="826" w:author="jessi_3118@hotmail.com" w:date="2017-09-11T22:03:00Z">
        <w:r w:rsidDel="00D73FDE">
          <w:rPr>
            <w:rFonts w:ascii="Cambria" w:hAnsi="Cambria"/>
          </w:rPr>
          <w:delText>La navegación local emplea las medidas obtenidas por los sensores del robot para que este sea capaz de evitar obstáculos que pudieran aparecer de improviso en cada instante.  Este tipo de comportamiento dota al robot de una sensibilidad elevada en entornos altamente imprevisibles. Ejemplos de técnicas de navegación local son: Método de fuerzas virtuales (VFF), Método de carriles y velocidad (VLM) y Método de velocidad y curvatura (CVM).</w:delText>
        </w:r>
      </w:del>
    </w:p>
    <w:p w:rsidR="009026D3" w:rsidDel="00DA285B" w:rsidRDefault="009026D3" w:rsidP="009026D3">
      <w:pPr>
        <w:jc w:val="both"/>
        <w:rPr>
          <w:del w:id="827" w:author="Usuario" w:date="2017-09-12T20:58:00Z"/>
          <w:rFonts w:ascii="Cambria" w:hAnsi="Cambria"/>
        </w:rPr>
      </w:pPr>
    </w:p>
    <w:p w:rsidR="009026D3" w:rsidDel="00FC459E" w:rsidRDefault="009026D3" w:rsidP="009026D3">
      <w:pPr>
        <w:pStyle w:val="SubSubTitulo"/>
        <w:numPr>
          <w:ilvl w:val="2"/>
          <w:numId w:val="22"/>
        </w:numPr>
        <w:spacing w:line="254" w:lineRule="auto"/>
        <w:rPr>
          <w:del w:id="828" w:author="jessi_3118@hotmail.com" w:date="2017-09-11T22:03:00Z"/>
        </w:rPr>
      </w:pPr>
      <w:del w:id="829" w:author="jessi_3118@hotmail.com" w:date="2017-09-11T22:03:00Z">
        <w:r w:rsidDel="00FC459E">
          <w:delText>Fundamentos teóricos de Gradient Path Planning</w:delText>
        </w:r>
      </w:del>
    </w:p>
    <w:p w:rsidR="009026D3" w:rsidRDefault="009026D3" w:rsidP="009026D3">
      <w:pPr>
        <w:jc w:val="both"/>
        <w:rPr>
          <w:rFonts w:ascii="Cambria" w:hAnsi="Cambria"/>
        </w:rPr>
      </w:pPr>
      <w:r>
        <w:rPr>
          <w:rFonts w:ascii="Cambria" w:hAnsi="Cambria"/>
        </w:rPr>
        <w:t xml:space="preserve">Para solucionar el problema de la navegación global, hemos escogido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xml:space="preserve"> (GPP), que garantiza una trayectoria mínima entre el punto desde el que partimos hasta el punto de destino. La trayectoria calculada no se basa en la distancia </w:t>
      </w:r>
      <w:proofErr w:type="spellStart"/>
      <w:r>
        <w:rPr>
          <w:rFonts w:ascii="Cambria" w:hAnsi="Cambria"/>
        </w:rPr>
        <w:t>euclídea</w:t>
      </w:r>
      <w:proofErr w:type="spellEnd"/>
      <w:r>
        <w:rPr>
          <w:rFonts w:ascii="Cambria" w:hAnsi="Cambria"/>
        </w:rPr>
        <w:t xml:space="preserve"> mínima, sino que se incorporan los obstáculos en el cálculo de la trayectoria.</w:t>
      </w:r>
    </w:p>
    <w:p w:rsidR="009026D3" w:rsidRDefault="009026D3" w:rsidP="009026D3">
      <w:pPr>
        <w:jc w:val="both"/>
        <w:rPr>
          <w:rFonts w:ascii="Cambria" w:hAnsi="Cambria"/>
        </w:rPr>
      </w:pPr>
      <w:r>
        <w:rPr>
          <w:rFonts w:ascii="Cambria" w:hAnsi="Cambria"/>
        </w:rPr>
        <w:t xml:space="preserve">Para poder desarrollar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i/>
        </w:rPr>
        <w:t xml:space="preserve"> </w:t>
      </w:r>
      <w:r>
        <w:rPr>
          <w:rFonts w:ascii="Cambria" w:hAnsi="Cambria"/>
        </w:rPr>
        <w:t xml:space="preserve">hemos partido del trabajo desarrollado por </w:t>
      </w:r>
      <w:proofErr w:type="spellStart"/>
      <w:r>
        <w:rPr>
          <w:rFonts w:ascii="Cambria" w:hAnsi="Cambria"/>
        </w:rPr>
        <w:t>Kurt</w:t>
      </w:r>
      <w:proofErr w:type="spellEnd"/>
      <w:r>
        <w:rPr>
          <w:rFonts w:ascii="Cambria" w:hAnsi="Cambria"/>
        </w:rPr>
        <w:t xml:space="preserve"> </w:t>
      </w:r>
      <w:proofErr w:type="spellStart"/>
      <w:r>
        <w:rPr>
          <w:rFonts w:ascii="Cambria" w:hAnsi="Cambria"/>
        </w:rPr>
        <w:t>Konolige</w:t>
      </w:r>
      <w:proofErr w:type="spellEnd"/>
      <w:r>
        <w:rPr>
          <w:rFonts w:ascii="Cambria" w:hAnsi="Cambria"/>
        </w:rPr>
        <w:t xml:space="preserve"> [</w:t>
      </w:r>
      <w:del w:id="830" w:author="jessi_3118@hotmail.com" w:date="2017-09-11T22:03:00Z">
        <w:r w:rsidDel="00D654CD">
          <w:rPr>
            <w:rFonts w:ascii="Cambria" w:hAnsi="Cambria"/>
          </w:rPr>
          <w:delText>14</w:delText>
        </w:r>
      </w:del>
      <w:ins w:id="831" w:author="jessi_3118@hotmail.com" w:date="2017-09-11T22:03:00Z">
        <w:r w:rsidR="00D654CD">
          <w:rPr>
            <w:rFonts w:ascii="Cambria" w:hAnsi="Cambria"/>
          </w:rPr>
          <w:t>36</w:t>
        </w:r>
      </w:ins>
      <w:r>
        <w:rPr>
          <w:rFonts w:ascii="Cambria" w:hAnsi="Cambria"/>
        </w:rPr>
        <w:t>], así como de trabajos previos realizados en la Universidad Rey Juan Carlos [</w:t>
      </w:r>
      <w:del w:id="832" w:author="jessi_3118@hotmail.com" w:date="2017-09-11T22:05:00Z">
        <w:r w:rsidDel="00D654CD">
          <w:rPr>
            <w:rFonts w:ascii="Cambria" w:hAnsi="Cambria"/>
          </w:rPr>
          <w:delText>15</w:delText>
        </w:r>
      </w:del>
      <w:ins w:id="833" w:author="jessi_3118@hotmail.com" w:date="2017-09-11T22:05:00Z">
        <w:r w:rsidR="00D654CD">
          <w:rPr>
            <w:rFonts w:ascii="Cambria" w:hAnsi="Cambria"/>
          </w:rPr>
          <w:t>30</w:t>
        </w:r>
      </w:ins>
      <w:r>
        <w:rPr>
          <w:rFonts w:ascii="Cambria" w:hAnsi="Cambria"/>
        </w:rPr>
        <w:t>], [</w:t>
      </w:r>
      <w:del w:id="834" w:author="jessi_3118@hotmail.com" w:date="2017-09-11T22:05:00Z">
        <w:r w:rsidDel="00D654CD">
          <w:rPr>
            <w:rFonts w:ascii="Cambria" w:hAnsi="Cambria"/>
          </w:rPr>
          <w:delText>16</w:delText>
        </w:r>
      </w:del>
      <w:ins w:id="835" w:author="jessi_3118@hotmail.com" w:date="2017-09-11T22:05:00Z">
        <w:r w:rsidR="00D654CD">
          <w:rPr>
            <w:rFonts w:ascii="Cambria" w:hAnsi="Cambria"/>
          </w:rPr>
          <w:t>27</w:t>
        </w:r>
      </w:ins>
      <w:r>
        <w:rPr>
          <w:rFonts w:ascii="Cambria" w:hAnsi="Cambria"/>
        </w:rPr>
        <w:t>]. Esta técnica obtiene el camino óptimo desde el punto de partida hasta el destino.</w:t>
      </w:r>
    </w:p>
    <w:p w:rsidR="009026D3" w:rsidRDefault="009026D3" w:rsidP="009026D3">
      <w:pPr>
        <w:jc w:val="both"/>
        <w:rPr>
          <w:rFonts w:ascii="Cambria" w:hAnsi="Cambria"/>
        </w:rPr>
      </w:pPr>
      <w:r>
        <w:rPr>
          <w:rFonts w:ascii="Cambria" w:hAnsi="Cambria"/>
        </w:rPr>
        <w:t>La técnica GPP consiste en generar un frente de onda circular que parte desde la posición de destino, y que recorre el espacio libre del mapa hasta llegar a la posición del robot. El punto donde está situado el robot es el comienzo de la ruta que recorrerá el robot. En su propagación, el frente de onda asignará valores de forma creciente a cada punto libre del espacio por el que pase. Antes de comenzar la propagación del frente de onda, todos los puntos libres del espacio tienen valor 0. El frente de onda se puede expandir por todo el espacio, hasta la posición que ocupa el robot o un poco más allá de la posición del robot.</w:t>
      </w:r>
    </w:p>
    <w:p w:rsidR="009026D3" w:rsidRDefault="009026D3" w:rsidP="009026D3">
      <w:pPr>
        <w:jc w:val="both"/>
        <w:rPr>
          <w:rFonts w:ascii="Cambria" w:hAnsi="Cambria"/>
        </w:rPr>
      </w:pPr>
      <w:r>
        <w:rPr>
          <w:rFonts w:ascii="Cambria" w:hAnsi="Cambria"/>
        </w:rPr>
        <w:lastRenderedPageBreak/>
        <w:t>Los obstáculos generarán su propio frente de onda, lo que implica que los puntos del espacio que estén próximos a los obstáculos aumentarán su valor por defecto considerablemente. El frente de onda de los obstáculos se propaga de forma inversa al frente de onda anterior. Esto quiere decir que los puntos del espacio más próximos a los obstáculos tendrán un valor mayor a los puntos más alejados. El frente de onda de los obstáculos se expande hasta una distancia determinada, no se expanden por todo el espacio.</w:t>
      </w:r>
    </w:p>
    <w:p w:rsidR="009026D3" w:rsidRDefault="009026D3" w:rsidP="009026D3">
      <w:pPr>
        <w:jc w:val="both"/>
        <w:rPr>
          <w:rFonts w:ascii="Cambria" w:hAnsi="Cambria"/>
        </w:rPr>
      </w:pPr>
      <w:r>
        <w:rPr>
          <w:rFonts w:ascii="Cambria" w:hAnsi="Cambria"/>
        </w:rPr>
        <w:t>La expansión del frente de onda de los obstáculos evita que el robot se acerque a los obstáculos al navegar por el espacio. De no ser así, la ruta más corta estaría pegada a los obstáculos, y de esta forma el robot rozaría con las paredes de los obstáculos. Esto hará que el robot tenga mayor seguridad.</w:t>
      </w:r>
    </w:p>
    <w:p w:rsidR="009026D3" w:rsidRDefault="009026D3" w:rsidP="009026D3">
      <w:pPr>
        <w:jc w:val="both"/>
        <w:rPr>
          <w:rFonts w:ascii="Cambria" w:hAnsi="Cambria"/>
        </w:rPr>
      </w:pPr>
      <w:r>
        <w:rPr>
          <w:rFonts w:ascii="Cambria" w:hAnsi="Cambria"/>
        </w:rPr>
        <w:t xml:space="preserve">Una vez se ha generado el campo total, el robot podrá navegar hasta el destino evaluando en cada iteración los puntos de su alrededor. Dicho robot siempre se dirigirá hacia el punto de menor valor del campo calculado. A medida que avance el robot hacia su destino, el campo calculado tendrá menor valor, pues las zonas más próximas al destino son las que menor valor poseen. </w:t>
      </w:r>
    </w:p>
    <w:p w:rsidR="009026D3" w:rsidRDefault="009026D3" w:rsidP="009026D3">
      <w:pPr>
        <w:jc w:val="both"/>
        <w:rPr>
          <w:rFonts w:ascii="Cambria" w:hAnsi="Cambria"/>
        </w:rPr>
      </w:pPr>
      <w:r>
        <w:rPr>
          <w:rFonts w:ascii="Cambria" w:hAnsi="Cambria"/>
        </w:rPr>
        <w:t>El método GPP nos permite generar una ruta desde el punto de partida del robot hasta el destino deseado. Esta ruta se generará siguiendo el gradiente del campo calculado, y será la de menor distancia incorporando los obstáculos. Esta técnica de navegación global nos asegura que llegaremos al objetivo. Sin embargo, es posible que el robot durante el pilotaje no siga exactamente la ruta calculada, pues puede tener desviaciones debidas a la velocidad y rotación del robot. Por ello, el pilotaje se llevará a cabo de forma reactiva, mirando en cada momento cual es la celdilla de menor valor a la que debe dirigirse y si se encuentra próximo a algún obstáculo.</w:t>
      </w:r>
    </w:p>
    <w:p w:rsidR="009026D3" w:rsidRDefault="009026D3" w:rsidP="009026D3">
      <w:pPr>
        <w:jc w:val="both"/>
        <w:rPr>
          <w:rFonts w:ascii="Cambria" w:hAnsi="Cambria"/>
        </w:rPr>
      </w:pPr>
      <w:r>
        <w:rPr>
          <w:rFonts w:ascii="Cambria" w:hAnsi="Cambria"/>
        </w:rPr>
        <w:t>La forma reactiva se basa en el “ahora”, es decir, en cada instante de tiempo evalúa la situación y actúa. No desarrolla una solución inicial y la sigue, sino que va actuando en función de lo que ocurra en cada momento.</w:t>
      </w:r>
    </w:p>
    <w:p w:rsidR="002711BE" w:rsidRDefault="002711BE" w:rsidP="009026D3">
      <w:pPr>
        <w:jc w:val="both"/>
        <w:rPr>
          <w:ins w:id="836" w:author="jessi_3118@hotmail.com" w:date="2017-09-11T22:11:00Z"/>
        </w:rPr>
      </w:pPr>
    </w:p>
    <w:p w:rsidR="00822AD5" w:rsidDel="002711BE" w:rsidRDefault="00822AD5" w:rsidP="009026D3">
      <w:pPr>
        <w:jc w:val="both"/>
        <w:rPr>
          <w:ins w:id="837" w:author="jessi_3118@hotmail.com" w:date="2017-09-11T22:11:00Z"/>
          <w:del w:id="838" w:author="Usuario" w:date="2017-09-12T18:05:00Z"/>
        </w:rPr>
      </w:pPr>
    </w:p>
    <w:p w:rsidR="00822AD5" w:rsidDel="002711BE" w:rsidRDefault="00822AD5" w:rsidP="009026D3">
      <w:pPr>
        <w:jc w:val="both"/>
        <w:rPr>
          <w:ins w:id="839" w:author="jessi_3118@hotmail.com" w:date="2017-09-11T22:11:00Z"/>
          <w:del w:id="840" w:author="Usuario" w:date="2017-09-12T18:05:00Z"/>
        </w:rPr>
      </w:pPr>
    </w:p>
    <w:p w:rsidR="00822AD5" w:rsidDel="002711BE" w:rsidRDefault="00822AD5" w:rsidP="009026D3">
      <w:pPr>
        <w:jc w:val="both"/>
        <w:rPr>
          <w:ins w:id="841" w:author="jessi_3118@hotmail.com" w:date="2017-09-11T22:11:00Z"/>
          <w:del w:id="842" w:author="Usuario" w:date="2017-09-12T18:05:00Z"/>
        </w:rPr>
      </w:pPr>
    </w:p>
    <w:p w:rsidR="00822AD5" w:rsidDel="002711BE" w:rsidRDefault="00822AD5" w:rsidP="009026D3">
      <w:pPr>
        <w:jc w:val="both"/>
        <w:rPr>
          <w:del w:id="843" w:author="Usuario" w:date="2017-09-12T18:06:00Z"/>
        </w:rPr>
      </w:pPr>
    </w:p>
    <w:p w:rsidR="009026D3" w:rsidRPr="00AA5EFC" w:rsidDel="00050E9C" w:rsidRDefault="00F232E1">
      <w:pPr>
        <w:pStyle w:val="SubSubTitulo"/>
        <w:rPr>
          <w:del w:id="844" w:author="jessi_3118@hotmail.com" w:date="2017-09-11T22:09:00Z"/>
        </w:rPr>
        <w:pPrChange w:id="845" w:author="jessi_3118@hotmail.com" w:date="2017-09-11T22:11:00Z">
          <w:pPr>
            <w:pStyle w:val="SubSubTitulo"/>
            <w:numPr>
              <w:ilvl w:val="2"/>
              <w:numId w:val="22"/>
            </w:numPr>
            <w:spacing w:line="254" w:lineRule="auto"/>
            <w:ind w:left="720" w:hanging="720"/>
          </w:pPr>
        </w:pPrChange>
      </w:pPr>
      <w:ins w:id="846" w:author="jessi_3118@hotmail.com" w:date="2017-09-11T22:10:00Z">
        <w:r>
          <w:t xml:space="preserve">4.4.2 </w:t>
        </w:r>
      </w:ins>
      <w:del w:id="847" w:author="jessi_3118@hotmail.com" w:date="2017-09-11T22:09:00Z">
        <w:r w:rsidR="009026D3" w:rsidRPr="00AA5EFC" w:rsidDel="00050E9C">
          <w:delText>Solución desarrollada</w:delText>
        </w:r>
      </w:del>
    </w:p>
    <w:p w:rsidR="009026D3" w:rsidRPr="00822AD5" w:rsidDel="00050E9C" w:rsidRDefault="009026D3">
      <w:pPr>
        <w:pStyle w:val="SubSubTitulo"/>
        <w:rPr>
          <w:moveFrom w:id="848" w:author="jessi_3118@hotmail.com" w:date="2017-09-11T22:09:00Z"/>
        </w:rPr>
        <w:pPrChange w:id="849" w:author="jessi_3118@hotmail.com" w:date="2017-09-11T22:11:00Z">
          <w:pPr>
            <w:jc w:val="both"/>
          </w:pPr>
        </w:pPrChange>
      </w:pPr>
      <w:moveFromRangeStart w:id="850" w:author="jessi_3118@hotmail.com" w:date="2017-09-11T22:09:00Z" w:name="move492931076"/>
      <w:moveFrom w:id="851" w:author="jessi_3118@hotmail.com" w:date="2017-09-11T22:09:00Z">
        <w:r w:rsidRPr="00AA5EFC" w:rsidDel="00050E9C">
          <w:t>L</w:t>
        </w:r>
        <w:r w:rsidRPr="00822AD5" w:rsidDel="00050E9C">
          <w:t>a navegación global mediante Gradient Path Planning se puede implementar de diversas formas. La solución implementada se describirá a continuación. Dicha solución se desarrolla en el fichero “MyAlgorithm.py”. En este fichero podremos observar que la solución se divide en un método en el que se construye el mapa del gradiente, y otro método que se corresponde con el pilotaje del robot.</w:t>
        </w:r>
      </w:moveFrom>
    </w:p>
    <w:moveFromRangeEnd w:id="850"/>
    <w:p w:rsidR="009026D3" w:rsidRPr="00822AD5" w:rsidDel="00050E9C" w:rsidRDefault="009026D3">
      <w:pPr>
        <w:pStyle w:val="SubSubTitulo"/>
        <w:rPr>
          <w:del w:id="852" w:author="jessi_3118@hotmail.com" w:date="2017-09-11T22:09:00Z"/>
        </w:rPr>
        <w:pPrChange w:id="853" w:author="jessi_3118@hotmail.com" w:date="2017-09-11T22:11:00Z">
          <w:pPr/>
        </w:pPrChange>
      </w:pPr>
    </w:p>
    <w:p w:rsidR="009026D3" w:rsidRPr="00AA5EFC" w:rsidRDefault="009026D3">
      <w:pPr>
        <w:pStyle w:val="SubSubTitulo"/>
        <w:rPr>
          <w:rPrChange w:id="854" w:author="jessi_3118@hotmail.com" w:date="2017-09-11T22:11:00Z">
            <w:rPr>
              <w:sz w:val="24"/>
              <w:szCs w:val="24"/>
            </w:rPr>
          </w:rPrChange>
        </w:rPr>
        <w:pPrChange w:id="855" w:author="jessi_3118@hotmail.com" w:date="2017-09-11T22:11:00Z">
          <w:pPr>
            <w:pStyle w:val="SubTitulos-TFG"/>
            <w:numPr>
              <w:ilvl w:val="3"/>
              <w:numId w:val="22"/>
            </w:numPr>
            <w:spacing w:line="256" w:lineRule="auto"/>
            <w:ind w:left="1080" w:hanging="1080"/>
          </w:pPr>
        </w:pPrChange>
      </w:pPr>
      <w:r w:rsidRPr="00AA5EFC">
        <w:rPr>
          <w:rPrChange w:id="856" w:author="jessi_3118@hotmail.com" w:date="2017-09-11T22:11:00Z">
            <w:rPr>
              <w:sz w:val="24"/>
              <w:szCs w:val="24"/>
            </w:rPr>
          </w:rPrChange>
        </w:rPr>
        <w:t>Construcción del mapa del gradiente</w:t>
      </w:r>
    </w:p>
    <w:p w:rsidR="009026D3" w:rsidDel="00741431" w:rsidRDefault="009026D3" w:rsidP="009026D3">
      <w:pPr>
        <w:pStyle w:val="SubTitulos-TFG"/>
        <w:numPr>
          <w:ilvl w:val="0"/>
          <w:numId w:val="0"/>
        </w:numPr>
        <w:rPr>
          <w:ins w:id="857" w:author="jessi_3118@hotmail.com" w:date="2017-09-11T22:09:00Z"/>
          <w:del w:id="858" w:author="Usuario" w:date="2017-09-12T20:58:00Z"/>
          <w:sz w:val="24"/>
          <w:szCs w:val="24"/>
        </w:rPr>
      </w:pPr>
    </w:p>
    <w:p w:rsidR="00050E9C" w:rsidRPr="004C34B7" w:rsidRDefault="00050E9C" w:rsidP="00050E9C">
      <w:pPr>
        <w:jc w:val="both"/>
        <w:rPr>
          <w:moveTo w:id="859" w:author="jessi_3118@hotmail.com" w:date="2017-09-11T22:09:00Z"/>
          <w:rFonts w:ascii="Cambria" w:hAnsi="Cambria"/>
        </w:rPr>
      </w:pPr>
      <w:moveToRangeStart w:id="860" w:author="jessi_3118@hotmail.com" w:date="2017-09-11T22:09:00Z" w:name="move492931076"/>
      <w:moveTo w:id="861" w:author="jessi_3118@hotmail.com" w:date="2017-09-11T22:09:00Z">
        <w:r w:rsidRPr="004C34B7">
          <w:rPr>
            <w:rFonts w:ascii="Cambria" w:hAnsi="Cambria"/>
          </w:rPr>
          <w:t xml:space="preserve">La navegación global mediante </w:t>
        </w:r>
        <w:proofErr w:type="spellStart"/>
        <w:r w:rsidRPr="004C34B7">
          <w:rPr>
            <w:rFonts w:ascii="Cambria" w:hAnsi="Cambria"/>
          </w:rPr>
          <w:t>Gradient</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w:t>
        </w:r>
        <w:proofErr w:type="spellStart"/>
        <w:r w:rsidRPr="004C34B7">
          <w:rPr>
            <w:rFonts w:ascii="Cambria" w:hAnsi="Cambria"/>
          </w:rPr>
          <w:t>Planning</w:t>
        </w:r>
        <w:proofErr w:type="spellEnd"/>
        <w:r w:rsidRPr="004C34B7">
          <w:rPr>
            <w:rFonts w:ascii="Cambria" w:hAnsi="Cambria"/>
          </w:rPr>
          <w:t xml:space="preserve"> se puede implementar de diversas formas. La solución implementada se describirá a continuación. Dicha solución se desarrolla en el fichero “MyAlgorithm.py”. En este fichero podremos observar que la solución se divide en un método en el que se construye el mapa del gradiente, y otro método que se corresponde con el pilotaje del robot.</w:t>
        </w:r>
      </w:moveTo>
    </w:p>
    <w:moveToRangeEnd w:id="860"/>
    <w:p w:rsidR="00050E9C" w:rsidDel="00050E9C" w:rsidRDefault="00050E9C" w:rsidP="009026D3">
      <w:pPr>
        <w:pStyle w:val="SubTitulos-TFG"/>
        <w:numPr>
          <w:ilvl w:val="0"/>
          <w:numId w:val="0"/>
        </w:numPr>
        <w:rPr>
          <w:del w:id="862" w:author="jessi_3118@hotmail.com" w:date="2017-09-11T22:09:00Z"/>
          <w:sz w:val="24"/>
          <w:szCs w:val="24"/>
        </w:rPr>
      </w:pPr>
    </w:p>
    <w:p w:rsidR="00050E9C" w:rsidDel="00741431" w:rsidRDefault="00050E9C" w:rsidP="009026D3">
      <w:pPr>
        <w:jc w:val="both"/>
        <w:rPr>
          <w:ins w:id="863" w:author="jessi_3118@hotmail.com" w:date="2017-09-11T22:09:00Z"/>
          <w:del w:id="864" w:author="Usuario" w:date="2017-09-12T20:58:00Z"/>
          <w:rFonts w:ascii="Cambria" w:hAnsi="Cambria"/>
        </w:rPr>
      </w:pPr>
    </w:p>
    <w:p w:rsidR="009026D3" w:rsidRPr="004C34B7" w:rsidRDefault="009026D3" w:rsidP="009026D3">
      <w:pPr>
        <w:jc w:val="both"/>
        <w:rPr>
          <w:rFonts w:ascii="Cambria" w:hAnsi="Cambria"/>
        </w:rPr>
      </w:pPr>
      <w:r w:rsidRPr="004C34B7">
        <w:rPr>
          <w:rFonts w:ascii="Cambria" w:hAnsi="Cambria"/>
        </w:rPr>
        <w:t>En el método “</w:t>
      </w:r>
      <w:proofErr w:type="spellStart"/>
      <w:r w:rsidRPr="004C34B7">
        <w:rPr>
          <w:rFonts w:ascii="Cambria" w:hAnsi="Cambria"/>
        </w:rPr>
        <w:t>generatePath</w:t>
      </w:r>
      <w:proofErr w:type="spellEnd"/>
      <w:r w:rsidRPr="004C34B7">
        <w:rPr>
          <w:rFonts w:ascii="Cambria" w:hAnsi="Cambria"/>
        </w:rPr>
        <w:t>” del fichero “MyAlgorithm.py” llevaremos a cabo el desarrollo del algoritmo que genera el mapa del campo del gradiente. Esta función se ejecutará solamente cuando pulsemos el botón “</w:t>
      </w:r>
      <w:proofErr w:type="spellStart"/>
      <w:r w:rsidRPr="004C34B7">
        <w:rPr>
          <w:rFonts w:ascii="Cambria" w:hAnsi="Cambria"/>
        </w:rPr>
        <w:t>Generate</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en la GUI. El escenario estará representado por una rejilla, donde iremos almacenando el campo calculado. Esta rejilla es proporcionada por la clase </w:t>
      </w:r>
      <w:proofErr w:type="spellStart"/>
      <w:r w:rsidRPr="004C34B7">
        <w:rPr>
          <w:rFonts w:ascii="Cambria" w:hAnsi="Cambria"/>
        </w:rPr>
        <w:t>Grid</w:t>
      </w:r>
      <w:proofErr w:type="spellEnd"/>
      <w:r w:rsidRPr="004C34B7">
        <w:rPr>
          <w:rFonts w:ascii="Cambria" w:hAnsi="Cambria"/>
        </w:rPr>
        <w:t>.</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6014C959" wp14:editId="187D4A14">
            <wp:extent cx="5034709" cy="33742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386" cy="3382729"/>
                    </a:xfrm>
                    <a:prstGeom prst="rect">
                      <a:avLst/>
                    </a:prstGeom>
                    <a:noFill/>
                    <a:ln>
                      <a:noFill/>
                    </a:ln>
                  </pic:spPr>
                </pic:pic>
              </a:graphicData>
            </a:graphic>
          </wp:inline>
        </w:drawing>
      </w:r>
    </w:p>
    <w:p w:rsidR="009026D3" w:rsidRPr="00974605" w:rsidRDefault="009026D3" w:rsidP="009026D3">
      <w:pPr>
        <w:jc w:val="center"/>
        <w:rPr>
          <w:rFonts w:ascii="Cambria" w:hAnsi="Cambria"/>
        </w:rPr>
      </w:pPr>
      <w:r w:rsidRPr="00974605">
        <w:rPr>
          <w:rFonts w:ascii="Cambria" w:hAnsi="Cambria"/>
        </w:rPr>
        <w:t>Figure 4.17: GUI del GPP</w:t>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 xml:space="preserve">Lo primero que debemos conocer antes de comenzar a generar el campo y expandirlo por la rejilla es el mapa, la posición inicial del robot y la posición de destino deseado. En la práctica, se dispone de un objeto </w:t>
      </w:r>
      <w:proofErr w:type="spellStart"/>
      <w:r w:rsidRPr="004C34B7">
        <w:rPr>
          <w:rFonts w:ascii="Cambria" w:hAnsi="Cambria"/>
        </w:rPr>
        <w:t>grid</w:t>
      </w:r>
      <w:proofErr w:type="spellEnd"/>
      <w:r w:rsidRPr="004C34B7">
        <w:rPr>
          <w:rFonts w:ascii="Cambria" w:hAnsi="Cambria"/>
        </w:rPr>
        <w:t xml:space="preserve"> que nos permite obtener el mapa a través de la función </w:t>
      </w:r>
      <w:proofErr w:type="spellStart"/>
      <w:proofErr w:type="gramStart"/>
      <w:r w:rsidRPr="004C34B7">
        <w:rPr>
          <w:rFonts w:ascii="Cambria" w:hAnsi="Cambria"/>
        </w:rPr>
        <w:t>grid.getMap</w:t>
      </w:r>
      <w:proofErr w:type="spellEnd"/>
      <w:r w:rsidRPr="004C34B7">
        <w:rPr>
          <w:rFonts w:ascii="Cambria" w:hAnsi="Cambria"/>
        </w:rPr>
        <w:t>(</w:t>
      </w:r>
      <w:proofErr w:type="gramEnd"/>
      <w:r w:rsidRPr="004C34B7">
        <w:rPr>
          <w:rFonts w:ascii="Cambria" w:hAnsi="Cambria"/>
        </w:rPr>
        <w:t xml:space="preserve">). Este mapa nos proporciona información del escenario mediante sus valores, donde el valor 0 representa a los obstáculos y el valor 255 representa la carretera. El destino podrá conocerse, una vez el usuario haya seleccionado el destino deseado en la GUI, mediante la función </w:t>
      </w:r>
      <w:proofErr w:type="spellStart"/>
      <w:proofErr w:type="gramStart"/>
      <w:r w:rsidRPr="004C34B7">
        <w:rPr>
          <w:rFonts w:ascii="Cambria" w:hAnsi="Cambria"/>
        </w:rPr>
        <w:t>grid.getDestiny</w:t>
      </w:r>
      <w:proofErr w:type="spellEnd"/>
      <w:r w:rsidRPr="004C34B7">
        <w:rPr>
          <w:rFonts w:ascii="Cambria" w:hAnsi="Cambria"/>
        </w:rPr>
        <w:t>(</w:t>
      </w:r>
      <w:proofErr w:type="gramEnd"/>
      <w:r w:rsidRPr="004C34B7">
        <w:rPr>
          <w:rFonts w:ascii="Cambria" w:hAnsi="Cambria"/>
        </w:rPr>
        <w:t xml:space="preserve">). Por último, podemos obtener la posición del robot respecto al mapa mediante la función </w:t>
      </w:r>
      <w:proofErr w:type="spellStart"/>
      <w:proofErr w:type="gramStart"/>
      <w:r w:rsidRPr="004C34B7">
        <w:rPr>
          <w:rFonts w:ascii="Cambria" w:hAnsi="Cambria"/>
        </w:rPr>
        <w:t>grid.getPose</w:t>
      </w:r>
      <w:proofErr w:type="spellEnd"/>
      <w:r w:rsidRPr="004C34B7">
        <w:rPr>
          <w:rFonts w:ascii="Cambria" w:hAnsi="Cambria"/>
        </w:rPr>
        <w:t>(</w:t>
      </w:r>
      <w:proofErr w:type="gramEnd"/>
      <w:r w:rsidRPr="004C34B7">
        <w:rPr>
          <w:rFonts w:ascii="Cambria" w:hAnsi="Cambria"/>
        </w:rPr>
        <w:t>).</w:t>
      </w:r>
    </w:p>
    <w:p w:rsidR="00822AD5" w:rsidRDefault="00822AD5" w:rsidP="009026D3">
      <w:pPr>
        <w:jc w:val="both"/>
        <w:rPr>
          <w:ins w:id="865" w:author="jessi_3118@hotmail.com" w:date="2017-09-11T22:11:00Z"/>
          <w:rFonts w:ascii="Cambria" w:hAnsi="Cambria"/>
        </w:rPr>
      </w:pPr>
    </w:p>
    <w:p w:rsidR="00822AD5" w:rsidRPr="0071293D" w:rsidRDefault="00822AD5" w:rsidP="009026D3">
      <w:pPr>
        <w:jc w:val="both"/>
        <w:rPr>
          <w:ins w:id="866" w:author="jessi_3118@hotmail.com" w:date="2017-09-11T22:11:00Z"/>
          <w:rFonts w:ascii="Cambria" w:hAnsi="Cambria"/>
          <w:sz w:val="28"/>
          <w:szCs w:val="28"/>
          <w:rPrChange w:id="867" w:author="Usuario" w:date="2017-09-12T20:59:00Z">
            <w:rPr>
              <w:ins w:id="868" w:author="jessi_3118@hotmail.com" w:date="2017-09-11T22:11:00Z"/>
              <w:rFonts w:ascii="Cambria" w:hAnsi="Cambria"/>
            </w:rPr>
          </w:rPrChange>
        </w:rPr>
      </w:pPr>
      <w:ins w:id="869" w:author="jessi_3118@hotmail.com" w:date="2017-09-11T22:12:00Z">
        <w:r w:rsidRPr="0071293D">
          <w:rPr>
            <w:rFonts w:ascii="Cambria" w:hAnsi="Cambria" w:cs="DejaVuSans"/>
            <w:sz w:val="28"/>
            <w:szCs w:val="28"/>
            <w:rPrChange w:id="870" w:author="Usuario" w:date="2017-09-12T20:59:00Z">
              <w:rPr>
                <w:rFonts w:ascii="DejaVuSans" w:hAnsi="DejaVuSans" w:cs="DejaVuSans"/>
                <w:color w:val="FF0000"/>
              </w:rPr>
            </w:rPrChange>
          </w:rPr>
          <w:t xml:space="preserve">4.4.2.1 </w:t>
        </w:r>
      </w:ins>
      <w:ins w:id="871" w:author="jessi_3118@hotmail.com" w:date="2017-09-11T22:11:00Z">
        <w:r w:rsidRPr="0071293D">
          <w:rPr>
            <w:rFonts w:ascii="Cambria" w:hAnsi="Cambria" w:cs="DejaVuSans"/>
            <w:sz w:val="28"/>
            <w:szCs w:val="28"/>
            <w:rPrChange w:id="872" w:author="Usuario" w:date="2017-09-12T20:59:00Z">
              <w:rPr>
                <w:rFonts w:ascii="DejaVuSans" w:hAnsi="DejaVuSans" w:cs="DejaVuSans"/>
                <w:color w:val="FF0000"/>
              </w:rPr>
            </w:rPrChange>
          </w:rPr>
          <w:t>Generación campo ficticio de navegación global</w:t>
        </w:r>
      </w:ins>
    </w:p>
    <w:p w:rsidR="009026D3" w:rsidRPr="004C34B7" w:rsidRDefault="009026D3" w:rsidP="009026D3">
      <w:pPr>
        <w:jc w:val="both"/>
        <w:rPr>
          <w:rFonts w:ascii="Cambria" w:hAnsi="Cambria"/>
        </w:rPr>
      </w:pPr>
      <w:r w:rsidRPr="004C34B7">
        <w:rPr>
          <w:rFonts w:ascii="Cambria" w:hAnsi="Cambria"/>
        </w:rPr>
        <w:t>En la función “</w:t>
      </w:r>
      <w:proofErr w:type="spellStart"/>
      <w:r w:rsidRPr="004C34B7">
        <w:rPr>
          <w:rFonts w:ascii="Cambria" w:hAnsi="Cambria"/>
        </w:rPr>
        <w:t>generatePath</w:t>
      </w:r>
      <w:proofErr w:type="spellEnd"/>
      <w:r w:rsidRPr="004C34B7">
        <w:rPr>
          <w:rFonts w:ascii="Cambria" w:hAnsi="Cambria"/>
        </w:rPr>
        <w:t xml:space="preserve">”, inicialmente, tendremos un bucle que realiza la propagación de los frentes de onda. Es decir, no tendremos un único frente de onda, sino que vamos a tener diferentes frentes de onda, los cuales se encuentran en una lista ordenada. </w:t>
      </w:r>
    </w:p>
    <w:p w:rsidR="009026D3" w:rsidRPr="004C34B7" w:rsidRDefault="009026D3" w:rsidP="009026D3">
      <w:pPr>
        <w:jc w:val="both"/>
        <w:rPr>
          <w:rFonts w:ascii="Cambria" w:hAnsi="Cambria"/>
        </w:rPr>
      </w:pPr>
      <w:r w:rsidRPr="004C34B7">
        <w:rPr>
          <w:rFonts w:ascii="Cambria" w:hAnsi="Cambria"/>
        </w:rPr>
        <w:t>El bucle de la propagación de los frentes de onda se realizará hasta que se expanda el campo un poco más allá de la posición del taxi. En este caso se expandirá hasta 20 celdillas más allá de la celdilla que ocupa el taxi en la rejilla. Este número podría haber sido mayor o menor, pero en el caso de que fuera mayor la propagación tardaría más tiempo en ejecución. Si el número fuera menor tendríamos menos conocimiento de los alrededores del robot.</w:t>
      </w:r>
    </w:p>
    <w:p w:rsidR="009026D3" w:rsidRPr="004C34B7" w:rsidRDefault="009026D3" w:rsidP="009026D3">
      <w:pPr>
        <w:jc w:val="both"/>
        <w:rPr>
          <w:rFonts w:ascii="Cambria" w:hAnsi="Cambria"/>
        </w:rPr>
      </w:pPr>
      <w:r w:rsidRPr="004C34B7">
        <w:rPr>
          <w:rFonts w:ascii="Cambria" w:hAnsi="Cambria"/>
        </w:rPr>
        <w:t xml:space="preserve">El punto de partida del frente de onda inicial es el destino, que es la celdilla de la rejilla que posee la distancia 0. Por lo tanto, el destino será nuestro primer nodo que expandirá el frente de onda a sus vecinos. Cada nodo expandirá el valor de la distancia a sus 8 celdillas vecinas. Este valor de distancia asignado a las celdillas vecinas será el valor del nodo (distancia) + 1 o el valor del nodo + 1.4. Cuando se encuentre un obstáculo, se almacenará </w:t>
      </w:r>
      <w:r w:rsidRPr="004C34B7">
        <w:rPr>
          <w:rFonts w:ascii="Cambria" w:hAnsi="Cambria"/>
        </w:rPr>
        <w:lastRenderedPageBreak/>
        <w:t xml:space="preserve">la celdilla de dicho obstáculo en un </w:t>
      </w:r>
      <w:proofErr w:type="spellStart"/>
      <w:r w:rsidRPr="004C34B7">
        <w:rPr>
          <w:rFonts w:ascii="Cambria" w:hAnsi="Cambria"/>
        </w:rPr>
        <w:t>array</w:t>
      </w:r>
      <w:proofErr w:type="spellEnd"/>
      <w:r w:rsidRPr="004C34B7">
        <w:rPr>
          <w:rFonts w:ascii="Cambria" w:hAnsi="Cambria"/>
        </w:rPr>
        <w:t xml:space="preserve"> y no se le asignará ninguna distancia. De esta forma nos aseguramos de tener almacenadas las celdillas que pertenecen al borde de un obstáculo para poder posteriormente penalizar a las celdillas que se encuentren muy próximas a los obstáculos.</w:t>
      </w:r>
    </w:p>
    <w:p w:rsidR="009026D3" w:rsidRPr="004C34B7" w:rsidRDefault="009026D3" w:rsidP="009026D3">
      <w:pPr>
        <w:jc w:val="both"/>
        <w:rPr>
          <w:rFonts w:ascii="Cambria" w:hAnsi="Cambria"/>
        </w:rPr>
      </w:pPr>
      <w:r w:rsidRPr="004C34B7">
        <w:rPr>
          <w:rFonts w:ascii="Cambria" w:hAnsi="Cambria"/>
        </w:rPr>
        <w:t>Cada nodo va a expandir antes el frente a sus vecinos que se encuentren a una distancia +1, y posteriormente expandirá el frente a sus vecinos que estén en una distancia + 1.4. Por lo que se podría decir que el frente de onda de cada nodo se divide en dos frentes de onda. De esta forma nos aseguramos que el frente de onda sea circular.</w:t>
      </w:r>
    </w:p>
    <w:p w:rsidR="009026D3" w:rsidRDefault="009026D3" w:rsidP="009026D3">
      <w:pPr>
        <w:pStyle w:val="SubTitulos-TFG"/>
        <w:numPr>
          <w:ilvl w:val="0"/>
          <w:numId w:val="0"/>
        </w:numPr>
        <w:ind w:left="720"/>
        <w:rPr>
          <w:rFonts w:asciiTheme="minorHAnsi" w:hAnsiTheme="minorHAnsi" w:cstheme="minorHAnsi"/>
          <w:sz w:val="22"/>
          <w:szCs w:val="22"/>
        </w:rPr>
      </w:pPr>
    </w:p>
    <w:p w:rsidR="009026D3" w:rsidRDefault="009026D3" w:rsidP="009026D3">
      <w:pPr>
        <w:pStyle w:val="SubTitulos-TFG"/>
        <w:numPr>
          <w:ilvl w:val="0"/>
          <w:numId w:val="0"/>
        </w:numPr>
        <w:ind w:left="720"/>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00929E58" wp14:editId="13D13A03">
            <wp:extent cx="4705350" cy="1181100"/>
            <wp:effectExtent l="0" t="0" r="0" b="0"/>
            <wp:docPr id="38" name="Imagen 38" descr="frente_on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frente_ondas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11811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4.18: Primera propagación del frente de onda</w:t>
      </w: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Este proceso de expansión se irá haciendo sucesivamente hasta llegar a 20 celdillas más alejadas de la posición del taxi. A la hora de realizar la expansión si las celdillas vecinas tuvieran un valor mayor al que calculara el nodo, dicho valor se actualizaría por el valor que expanda el nodo actual. Esto permite asegurar que siempre tendremos el menor valor en cada celdilla.</w:t>
      </w:r>
    </w:p>
    <w:p w:rsidR="009026D3" w:rsidRDefault="009026D3" w:rsidP="009026D3">
      <w:pPr>
        <w:jc w:val="both"/>
        <w:rPr>
          <w:rFonts w:ascii="Cambria" w:hAnsi="Cambria"/>
        </w:rPr>
      </w:pPr>
    </w:p>
    <w:p w:rsidR="009026D3" w:rsidRPr="004C34B7" w:rsidRDefault="009026D3" w:rsidP="009026D3">
      <w:pPr>
        <w:jc w:val="both"/>
        <w:rPr>
          <w:rFonts w:ascii="Cambria" w:hAnsi="Cambria"/>
        </w:rPr>
      </w:pPr>
      <w:r w:rsidRPr="004C34B7">
        <w:rPr>
          <w:rFonts w:ascii="Cambria" w:hAnsi="Cambria"/>
        </w:rPr>
        <w:t>Este proceso que acabamos de explicar se puede ver gráficamente a continuación:</w:t>
      </w:r>
    </w:p>
    <w:p w:rsidR="009026D3" w:rsidRPr="004C34B7" w:rsidRDefault="009026D3" w:rsidP="009026D3">
      <w:pPr>
        <w:jc w:val="both"/>
        <w:rPr>
          <w:rFonts w:ascii="Cambria" w:hAnsi="Cambria" w:cstheme="minorHAnsi"/>
        </w:rPr>
      </w:pPr>
    </w:p>
    <w:p w:rsidR="009026D3" w:rsidRPr="004C34B7" w:rsidRDefault="009026D3" w:rsidP="009026D3">
      <w:pPr>
        <w:jc w:val="center"/>
        <w:rPr>
          <w:rFonts w:ascii="Cambria" w:hAnsi="Cambria"/>
        </w:rPr>
      </w:pPr>
      <w:r w:rsidRPr="004C34B7">
        <w:rPr>
          <w:rFonts w:ascii="Cambria" w:hAnsi="Cambria"/>
          <w:noProof/>
          <w:lang w:eastAsia="es-ES"/>
        </w:rPr>
        <w:lastRenderedPageBreak/>
        <w:drawing>
          <wp:inline distT="0" distB="0" distL="0" distR="0" wp14:anchorId="2AF3E422" wp14:editId="6983BEB2">
            <wp:extent cx="5343525" cy="35814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r="2469"/>
                    <a:stretch>
                      <a:fillRect/>
                    </a:stretch>
                  </pic:blipFill>
                  <pic:spPr bwMode="auto">
                    <a:xfrm>
                      <a:off x="0" y="0"/>
                      <a:ext cx="5343525" cy="35814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4.19: Esquema propagación frentes de onda</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En la rejilla del campo que hemos generado se puede apreciar en color más oscuro los puntos más cercanos al destino, puesto que poseen un valor menor de distancia. Por el contrario, los puntos más lejanos del destino son los que poseerán un color más claro. A continuación, podemos observar una progresión de la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1E9D97C" wp14:editId="13494071">
            <wp:extent cx="5243619" cy="6684992"/>
            <wp:effectExtent l="0" t="0" r="0" b="190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siones.png"/>
                    <pic:cNvPicPr/>
                  </pic:nvPicPr>
                  <pic:blipFill rotWithShape="1">
                    <a:blip r:embed="rId24">
                      <a:extLst>
                        <a:ext uri="{28A0092B-C50C-407E-A947-70E740481C1C}">
                          <a14:useLocalDpi xmlns:a14="http://schemas.microsoft.com/office/drawing/2010/main" val="0"/>
                        </a:ext>
                      </a:extLst>
                    </a:blip>
                    <a:srcRect t="1387" b="2321"/>
                    <a:stretch/>
                  </pic:blipFill>
                  <pic:spPr bwMode="auto">
                    <a:xfrm>
                      <a:off x="0" y="0"/>
                      <a:ext cx="5247078" cy="6689402"/>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4.20: Esquema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Pr="00DB7CC0" w:rsidRDefault="00DB7CC0">
      <w:pPr>
        <w:rPr>
          <w:rFonts w:ascii="Cambria" w:hAnsi="Cambria" w:cstheme="minorHAnsi"/>
          <w:sz w:val="28"/>
          <w:szCs w:val="28"/>
          <w:rPrChange w:id="873" w:author="jessi_3118@hotmail.com" w:date="2017-09-11T22:13:00Z">
            <w:rPr>
              <w:rFonts w:asciiTheme="minorHAnsi" w:hAnsiTheme="minorHAnsi" w:cstheme="minorHAnsi"/>
            </w:rPr>
          </w:rPrChange>
        </w:rPr>
        <w:pPrChange w:id="874" w:author="jessi_3118@hotmail.com" w:date="2017-09-11T22:13:00Z">
          <w:pPr>
            <w:pStyle w:val="SubTitulos-TFG"/>
            <w:numPr>
              <w:ilvl w:val="0"/>
              <w:numId w:val="0"/>
            </w:numPr>
            <w:ind w:left="0" w:firstLine="0"/>
          </w:pPr>
        </w:pPrChange>
      </w:pPr>
      <w:ins w:id="875" w:author="jessi_3118@hotmail.com" w:date="2017-09-11T22:13:00Z">
        <w:r w:rsidRPr="00DB7CC0">
          <w:rPr>
            <w:rFonts w:ascii="Cambria" w:hAnsi="Cambria" w:cstheme="minorHAnsi"/>
            <w:sz w:val="28"/>
            <w:szCs w:val="28"/>
            <w:rPrChange w:id="876" w:author="jessi_3118@hotmail.com" w:date="2017-09-11T22:13:00Z">
              <w:rPr>
                <w:rFonts w:cstheme="minorHAnsi"/>
              </w:rPr>
            </w:rPrChange>
          </w:rPr>
          <w:t xml:space="preserve">4.4.2.2 </w:t>
        </w:r>
        <w:r w:rsidRPr="00DB7CC0">
          <w:rPr>
            <w:rFonts w:ascii="Cambria" w:hAnsi="Cambria"/>
            <w:sz w:val="28"/>
            <w:szCs w:val="28"/>
            <w:rPrChange w:id="877" w:author="jessi_3118@hotmail.com" w:date="2017-09-11T22:13:00Z">
              <w:rPr/>
            </w:rPrChange>
          </w:rPr>
          <w:t>Penalización por cercanía de obstáculos</w:t>
        </w:r>
      </w:ins>
    </w:p>
    <w:p w:rsidR="009026D3" w:rsidRPr="004C34B7" w:rsidRDefault="009026D3" w:rsidP="009026D3">
      <w:pPr>
        <w:jc w:val="both"/>
        <w:rPr>
          <w:rFonts w:ascii="Cambria" w:hAnsi="Cambria"/>
        </w:rPr>
      </w:pPr>
      <w:r w:rsidRPr="004C34B7">
        <w:rPr>
          <w:rFonts w:ascii="Cambria" w:hAnsi="Cambria"/>
        </w:rPr>
        <w:t>El siguiente paso después de la propagación de los frentes de onda es la penalización que realizan los bordes de los obstáculos a las celdillas más próximas. Esta penalización se lleva a cabo para evitar que la ruta más corta desde el robot hasta el destino esté pegada a las paredes de los obstáculos y haga que nuestro taxi roce con las paredes. Con esta penalización nos aseguramos de que en el pilotaje halla un margen de seguridad entre el taxi y las paredes.</w:t>
      </w:r>
    </w:p>
    <w:p w:rsidR="009026D3" w:rsidRPr="00D37447" w:rsidRDefault="009026D3" w:rsidP="009026D3">
      <w:pPr>
        <w:pStyle w:val="SubTitulos-TFG"/>
        <w:numPr>
          <w:ilvl w:val="0"/>
          <w:numId w:val="0"/>
        </w:numPr>
        <w:rPr>
          <w:sz w:val="22"/>
          <w:szCs w:val="22"/>
        </w:rPr>
      </w:pPr>
    </w:p>
    <w:p w:rsidR="009026D3" w:rsidRPr="004C34B7" w:rsidRDefault="009026D3" w:rsidP="009026D3">
      <w:pPr>
        <w:jc w:val="both"/>
        <w:rPr>
          <w:rFonts w:ascii="Cambria" w:hAnsi="Cambria"/>
        </w:rPr>
      </w:pPr>
      <w:r w:rsidRPr="004C34B7">
        <w:rPr>
          <w:rFonts w:ascii="Cambria" w:hAnsi="Cambria"/>
        </w:rPr>
        <w:t xml:space="preserve">Como hemos mencionado antes, las celdillas que pertenecen a bordes de obstáculos están almacenadas en un </w:t>
      </w:r>
      <w:proofErr w:type="spellStart"/>
      <w:r w:rsidRPr="004C34B7">
        <w:rPr>
          <w:rFonts w:ascii="Cambria" w:hAnsi="Cambria"/>
        </w:rPr>
        <w:t>array</w:t>
      </w:r>
      <w:proofErr w:type="spellEnd"/>
      <w:r w:rsidRPr="004C34B7">
        <w:rPr>
          <w:rFonts w:ascii="Cambria" w:hAnsi="Cambria"/>
        </w:rPr>
        <w:t xml:space="preserve"> (llamado </w:t>
      </w:r>
      <w:proofErr w:type="spellStart"/>
      <w:r w:rsidRPr="004C34B7">
        <w:rPr>
          <w:rFonts w:ascii="Cambria" w:hAnsi="Cambria"/>
        </w:rPr>
        <w:t>posObstaclesBorder</w:t>
      </w:r>
      <w:proofErr w:type="spellEnd"/>
      <w:r w:rsidRPr="004C34B7">
        <w:rPr>
          <w:rFonts w:ascii="Cambria" w:hAnsi="Cambria"/>
        </w:rPr>
        <w:t>). Estas celdas (obstáculos) sumarán una penalización a las celdillas vecinas que formen parte de la carretera en función de la distancia a la que se encuentran de la celdilla obstáculo.</w:t>
      </w:r>
    </w:p>
    <w:p w:rsidR="009026D3" w:rsidRPr="004C34B7" w:rsidRDefault="009026D3" w:rsidP="009026D3">
      <w:pPr>
        <w:jc w:val="both"/>
        <w:rPr>
          <w:rFonts w:ascii="Cambria" w:hAnsi="Cambria"/>
        </w:rPr>
      </w:pPr>
      <w:r w:rsidRPr="004C34B7">
        <w:rPr>
          <w:rFonts w:ascii="Cambria" w:hAnsi="Cambria"/>
        </w:rPr>
        <w:t>Para poder llevar a cabo la penalización por obstáculos se ha creado una rejilla, la cual inicialmente posee un valor 0 en todas sus celdillas. En esta rejilla almacenaremos los valores de penalización de cada celdilla. Finalmente sumaremos la rejilla del campo y la de los obstáculos para actualizar sus valores con dichas penalizaciones.</w:t>
      </w:r>
    </w:p>
    <w:p w:rsidR="009026D3" w:rsidRPr="004C34B7" w:rsidRDefault="009026D3" w:rsidP="009026D3">
      <w:pPr>
        <w:jc w:val="both"/>
        <w:rPr>
          <w:rFonts w:ascii="Cambria" w:hAnsi="Cambria"/>
        </w:rPr>
      </w:pPr>
      <w:r w:rsidRPr="004C34B7">
        <w:rPr>
          <w:rFonts w:ascii="Cambria" w:hAnsi="Cambria"/>
        </w:rPr>
        <w:t xml:space="preserve">La penalización que realizan los obstáculos se llevará a cabo mediante un bucle que recorre el </w:t>
      </w:r>
      <w:proofErr w:type="spellStart"/>
      <w:r w:rsidRPr="004C34B7">
        <w:rPr>
          <w:rFonts w:ascii="Cambria" w:hAnsi="Cambria"/>
        </w:rPr>
        <w:t>array</w:t>
      </w:r>
      <w:proofErr w:type="spellEnd"/>
      <w:r w:rsidRPr="004C34B7">
        <w:rPr>
          <w:rFonts w:ascii="Cambria" w:hAnsi="Cambria"/>
        </w:rPr>
        <w:t xml:space="preserve"> </w:t>
      </w:r>
      <w:proofErr w:type="spellStart"/>
      <w:r w:rsidRPr="004C34B7">
        <w:rPr>
          <w:rFonts w:ascii="Cambria" w:hAnsi="Cambria"/>
        </w:rPr>
        <w:t>posObstaclesBorder</w:t>
      </w:r>
      <w:proofErr w:type="spellEnd"/>
      <w:r w:rsidRPr="004C34B7">
        <w:rPr>
          <w:rFonts w:ascii="Cambria" w:hAnsi="Cambria"/>
        </w:rPr>
        <w:t xml:space="preserve">. Cada posición de dicho </w:t>
      </w:r>
      <w:proofErr w:type="spellStart"/>
      <w:r w:rsidRPr="004C34B7">
        <w:rPr>
          <w:rFonts w:ascii="Cambria" w:hAnsi="Cambria"/>
        </w:rPr>
        <w:t>array</w:t>
      </w:r>
      <w:proofErr w:type="spellEnd"/>
      <w:r w:rsidRPr="004C34B7">
        <w:rPr>
          <w:rFonts w:ascii="Cambria" w:hAnsi="Cambria"/>
        </w:rPr>
        <w:t xml:space="preserve"> penalizará a las celdillas vecinas que están a una distancia de +1, +2 y +3 de la misma. Las celdillas que estén a una distancia de +1 del borde del obstáculo se penalizarán con un valor de 174. Las celdillas con una distancia +2 tendrán una penalización de 168, mientras que las celdillas con una distancia +3 se penalizarán con un valor de 162.</w:t>
      </w:r>
    </w:p>
    <w:p w:rsidR="009026D3" w:rsidRPr="004C34B7" w:rsidRDefault="009026D3" w:rsidP="009026D3">
      <w:pPr>
        <w:jc w:val="both"/>
        <w:rPr>
          <w:rFonts w:ascii="Cambria" w:hAnsi="Cambria"/>
        </w:rPr>
      </w:pPr>
      <w:r w:rsidRPr="004C34B7">
        <w:rPr>
          <w:rFonts w:ascii="Cambria" w:hAnsi="Cambria"/>
        </w:rPr>
        <w:t>En cada penalización que adjuntemos a una celdilla antes comprobaremos su valor en la rejilla de penalización, puesto que dos celdillas del borde del obstáculo pueden querer penalizar a una misma celdilla, pero esta celdilla solamente se puede penalizar una vez. Cuando vayamos a penalizar y comprobemos si ha sido penalizada una celdilla, comprobaremos su valor. Si el valor de penalización que tiene dicha celdilla es menor que el que se iba a añadir, se sustituirá el valor de penalización por el mayor.</w:t>
      </w:r>
    </w:p>
    <w:p w:rsidR="009026D3" w:rsidRPr="004C34B7" w:rsidRDefault="009026D3" w:rsidP="009026D3">
      <w:pPr>
        <w:jc w:val="both"/>
        <w:rPr>
          <w:rFonts w:ascii="Cambria" w:hAnsi="Cambria"/>
        </w:rPr>
      </w:pPr>
      <w:r w:rsidRPr="004C34B7">
        <w:rPr>
          <w:rFonts w:ascii="Cambria" w:hAnsi="Cambria"/>
        </w:rPr>
        <w:t xml:space="preserve">Estas penalizaciones harán que las celdillas próximas a los obstáculos tengan un valor mayor y aparezcan con un color más claro (blanco) al mostrar el </w:t>
      </w:r>
      <w:proofErr w:type="spellStart"/>
      <w:r w:rsidRPr="004C34B7">
        <w:rPr>
          <w:rFonts w:ascii="Cambria" w:hAnsi="Cambria"/>
        </w:rPr>
        <w:t>grid</w:t>
      </w:r>
      <w:proofErr w:type="spellEnd"/>
      <w:r w:rsidRPr="004C34B7">
        <w:rPr>
          <w:rFonts w:ascii="Cambria" w:hAnsi="Cambria"/>
        </w:rPr>
        <w:t xml:space="preserve">. El </w:t>
      </w:r>
      <w:proofErr w:type="spellStart"/>
      <w:r w:rsidRPr="004C34B7">
        <w:rPr>
          <w:rFonts w:ascii="Cambria" w:hAnsi="Cambria"/>
        </w:rPr>
        <w:t>grid</w:t>
      </w:r>
      <w:proofErr w:type="spellEnd"/>
      <w:r w:rsidRPr="004C34B7">
        <w:rPr>
          <w:rFonts w:ascii="Cambria" w:hAnsi="Cambria"/>
        </w:rPr>
        <w:t xml:space="preserve"> lo podemos mostrar mediante la función </w:t>
      </w:r>
      <w:proofErr w:type="spellStart"/>
      <w:proofErr w:type="gramStart"/>
      <w:r w:rsidRPr="004C34B7">
        <w:rPr>
          <w:rFonts w:ascii="Cambria" w:hAnsi="Cambria"/>
        </w:rPr>
        <w:t>grid.showGrid</w:t>
      </w:r>
      <w:proofErr w:type="spellEnd"/>
      <w:r w:rsidRPr="004C34B7">
        <w:rPr>
          <w:rFonts w:ascii="Cambria" w:hAnsi="Cambria"/>
        </w:rPr>
        <w:t>(</w:t>
      </w:r>
      <w:proofErr w:type="gramEnd"/>
      <w:r w:rsidRPr="004C34B7">
        <w:rPr>
          <w:rFonts w:ascii="Cambria" w:hAnsi="Cambria"/>
        </w:rPr>
        <w:t>). Esta función crea una ventana en la que representa los valores del campo que se le han asignado a la rejilla. Podemos ver a continuación una serie de ejemplos de diferentes campos calculados con la penalización por obstáculos incluida.</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29FBF4D" wp14:editId="557AC251">
            <wp:extent cx="5151095" cy="5684272"/>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s.png"/>
                    <pic:cNvPicPr/>
                  </pic:nvPicPr>
                  <pic:blipFill rotWithShape="1">
                    <a:blip r:embed="rId25">
                      <a:extLst>
                        <a:ext uri="{28A0092B-C50C-407E-A947-70E740481C1C}">
                          <a14:useLocalDpi xmlns:a14="http://schemas.microsoft.com/office/drawing/2010/main" val="0"/>
                        </a:ext>
                      </a:extLst>
                    </a:blip>
                    <a:srcRect r="5996" b="1425"/>
                    <a:stretch/>
                  </pic:blipFill>
                  <pic:spPr bwMode="auto">
                    <a:xfrm>
                      <a:off x="0" y="0"/>
                      <a:ext cx="5154035" cy="5687517"/>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4.21: Representación campos calculados</w:t>
      </w:r>
    </w:p>
    <w:p w:rsidR="009026D3" w:rsidRDefault="009026D3" w:rsidP="009026D3">
      <w:pPr>
        <w:pStyle w:val="SubTitulos-TFG"/>
        <w:numPr>
          <w:ilvl w:val="0"/>
          <w:numId w:val="0"/>
        </w:numPr>
        <w:rPr>
          <w:rFonts w:asciiTheme="minorHAnsi" w:hAnsiTheme="minorHAnsi" w:cstheme="minorHAnsi"/>
          <w:sz w:val="22"/>
          <w:szCs w:val="22"/>
        </w:rPr>
      </w:pPr>
    </w:p>
    <w:p w:rsidR="009026D3" w:rsidRPr="0071293D" w:rsidRDefault="00A331E8" w:rsidP="009026D3">
      <w:pPr>
        <w:pStyle w:val="SubTitulos-TFG"/>
        <w:numPr>
          <w:ilvl w:val="0"/>
          <w:numId w:val="0"/>
        </w:numPr>
        <w:rPr>
          <w:rFonts w:ascii="Cambria" w:hAnsi="Cambria"/>
          <w:sz w:val="28"/>
          <w:szCs w:val="28"/>
          <w:rPrChange w:id="878" w:author="Usuario" w:date="2017-09-12T20:59:00Z">
            <w:rPr>
              <w:sz w:val="24"/>
              <w:szCs w:val="24"/>
            </w:rPr>
          </w:rPrChange>
        </w:rPr>
      </w:pPr>
      <w:ins w:id="879" w:author="jessi_3118@hotmail.com" w:date="2017-09-11T22:14:00Z">
        <w:r w:rsidRPr="00A331E8">
          <w:rPr>
            <w:rFonts w:ascii="Cambria" w:hAnsi="Cambria"/>
            <w:sz w:val="28"/>
            <w:szCs w:val="28"/>
            <w:rPrChange w:id="880" w:author="jessi_3118@hotmail.com" w:date="2017-09-11T22:14:00Z">
              <w:rPr>
                <w:sz w:val="24"/>
                <w:szCs w:val="24"/>
              </w:rPr>
            </w:rPrChange>
          </w:rPr>
          <w:t xml:space="preserve">4.4.2.3 </w:t>
        </w:r>
        <w:r w:rsidRPr="0071293D">
          <w:rPr>
            <w:rFonts w:ascii="Cambria" w:hAnsi="Cambria" w:cs="DejaVuSans"/>
            <w:sz w:val="28"/>
            <w:szCs w:val="28"/>
            <w:rPrChange w:id="881" w:author="Usuario" w:date="2017-09-12T20:59:00Z">
              <w:rPr>
                <w:rFonts w:ascii="DejaVuSans" w:hAnsi="DejaVuSans" w:cs="DejaVuSans"/>
                <w:color w:val="FF0000"/>
              </w:rPr>
            </w:rPrChange>
          </w:rPr>
          <w:t>Cálculo de ruta ideal</w:t>
        </w:r>
      </w:ins>
    </w:p>
    <w:p w:rsidR="009026D3" w:rsidRPr="004C34B7" w:rsidRDefault="009026D3" w:rsidP="009026D3">
      <w:pPr>
        <w:jc w:val="both"/>
        <w:rPr>
          <w:rFonts w:ascii="Cambria" w:hAnsi="Cambria"/>
        </w:rPr>
      </w:pPr>
      <w:r w:rsidRPr="004C34B7">
        <w:rPr>
          <w:rFonts w:ascii="Cambria" w:hAnsi="Cambria"/>
        </w:rPr>
        <w:t>El paso siguiente es el cálculo de la ruta más corta. Esta ruta se calcula para poder observar cual sería la ruta ideal que debe seguir nuestro taxi. Dicha ruta debería seguir las celdillas de menor valor de distancia.</w:t>
      </w:r>
    </w:p>
    <w:p w:rsidR="009026D3" w:rsidRPr="004C34B7" w:rsidRDefault="009026D3" w:rsidP="009026D3">
      <w:pPr>
        <w:jc w:val="both"/>
        <w:rPr>
          <w:rFonts w:ascii="Cambria" w:hAnsi="Cambria"/>
        </w:rPr>
      </w:pPr>
      <w:r w:rsidRPr="004C34B7">
        <w:rPr>
          <w:rFonts w:ascii="Cambria" w:hAnsi="Cambria"/>
        </w:rPr>
        <w:t xml:space="preserve">El cálculo de la ruta más corta comienza en la celdilla donde se encuentra situado el taxi y termina al alcanzar la celdilla que posee el valor de distancia 0, es decir, el destino. Para poder ir almacenando la ruta tenemos que hacer uso de la función </w:t>
      </w:r>
      <w:proofErr w:type="spellStart"/>
      <w:r w:rsidRPr="004C34B7">
        <w:rPr>
          <w:rFonts w:ascii="Cambria" w:hAnsi="Cambria"/>
        </w:rPr>
        <w:t>grid.setPathVal</w:t>
      </w:r>
      <w:proofErr w:type="spellEnd"/>
      <w:r w:rsidRPr="004C34B7">
        <w:rPr>
          <w:rFonts w:ascii="Cambria" w:hAnsi="Cambria"/>
        </w:rPr>
        <w:t xml:space="preserve">, la cual establece el valor en la posición que se le indica, tomando como ruta las celdillas que poseen un valor diferente a 0. </w:t>
      </w:r>
    </w:p>
    <w:p w:rsidR="009026D3" w:rsidRPr="00446516" w:rsidRDefault="009026D3" w:rsidP="009026D3">
      <w:pPr>
        <w:jc w:val="both"/>
        <w:rPr>
          <w:rFonts w:ascii="Cambria" w:hAnsi="Cambria"/>
        </w:rPr>
      </w:pPr>
      <w:r w:rsidRPr="00446516">
        <w:rPr>
          <w:rFonts w:ascii="Cambria" w:hAnsi="Cambria"/>
        </w:rPr>
        <w:t xml:space="preserve">Comenzamos el cálculo de la ruta añadiendo la posición del taxi a la ruta. El siguiente paso es comprobar las celdillas vecinas de la celdilla que ocupa el taxi. Entre estos vecinos </w:t>
      </w:r>
      <w:r w:rsidRPr="00446516">
        <w:rPr>
          <w:rFonts w:ascii="Cambria" w:hAnsi="Cambria"/>
        </w:rPr>
        <w:lastRenderedPageBreak/>
        <w:t>añadiremos a la ruta el de menor valor de distancia. Después, comprobaremos los vecinos de esta nueva celdilla y así continuamente hasta llegar a la celdilla destino.</w:t>
      </w:r>
    </w:p>
    <w:p w:rsidR="009026D3" w:rsidRPr="00446516" w:rsidRDefault="009026D3" w:rsidP="009026D3">
      <w:pPr>
        <w:jc w:val="both"/>
        <w:rPr>
          <w:rFonts w:ascii="Cambria" w:hAnsi="Cambria"/>
        </w:rPr>
      </w:pPr>
      <w:r w:rsidRPr="00446516">
        <w:rPr>
          <w:rFonts w:ascii="Cambria" w:hAnsi="Cambria"/>
        </w:rPr>
        <w:t xml:space="preserve">Una vez que alcancemos la celdilla del destino tendremos que indicar que hemos terminado de calcular la ruta más corta y que se puede comenzar a pintar. Para ello empleamos la función </w:t>
      </w:r>
      <w:proofErr w:type="spellStart"/>
      <w:r w:rsidRPr="00446516">
        <w:rPr>
          <w:rFonts w:ascii="Cambria" w:hAnsi="Cambria"/>
        </w:rPr>
        <w:t>grid.setPathFinded</w:t>
      </w:r>
      <w:proofErr w:type="spellEnd"/>
      <w:r w:rsidRPr="00446516">
        <w:rPr>
          <w:rFonts w:ascii="Cambria" w:hAnsi="Cambria"/>
        </w:rPr>
        <w:t>.</w:t>
      </w:r>
    </w:p>
    <w:p w:rsidR="009026D3" w:rsidRPr="00446516" w:rsidRDefault="009026D3" w:rsidP="009026D3">
      <w:pPr>
        <w:jc w:val="both"/>
        <w:rPr>
          <w:rFonts w:ascii="Cambria" w:hAnsi="Cambria"/>
        </w:rPr>
      </w:pPr>
      <w:r w:rsidRPr="00446516">
        <w:rPr>
          <w:rFonts w:ascii="Cambria" w:hAnsi="Cambria"/>
        </w:rPr>
        <w:t>A continuación, podemos observar diferentes rutas calculadas en función del destino que hemos elegido. En las imáge</w:t>
      </w:r>
      <w:bookmarkStart w:id="882" w:name="_GoBack"/>
      <w:bookmarkEnd w:id="882"/>
      <w:r w:rsidRPr="00446516">
        <w:rPr>
          <w:rFonts w:ascii="Cambria" w:hAnsi="Cambria"/>
        </w:rPr>
        <w:t>nes (1), (2) y (3), podemos ver las rutas calculadas aplicando la penalización de los obstáculos; mientras que en las imágenes (4), (5) y (6) vemos las rutas que se han calculado para los mismos destinos que en (1), (2) y (3), pero sin realizar la penalización de los obstáculos.</w:t>
      </w:r>
    </w:p>
    <w:p w:rsidR="009026D3" w:rsidRPr="00D37447" w:rsidRDefault="009026D3" w:rsidP="009026D3">
      <w:pPr>
        <w:pStyle w:val="SubTitulos-TFG"/>
        <w:numPr>
          <w:ilvl w:val="0"/>
          <w:numId w:val="0"/>
        </w:numPr>
        <w:jc w:val="center"/>
        <w:rPr>
          <w:sz w:val="22"/>
          <w:szCs w:val="22"/>
        </w:rPr>
      </w:pPr>
      <w:r>
        <w:rPr>
          <w:noProof/>
          <w:sz w:val="22"/>
          <w:szCs w:val="22"/>
          <w:lang w:eastAsia="es-ES"/>
        </w:rPr>
        <w:lastRenderedPageBreak/>
        <w:drawing>
          <wp:inline distT="0" distB="0" distL="0" distR="0" wp14:anchorId="022D69C9" wp14:editId="233FF061">
            <wp:extent cx="4999278" cy="6885733"/>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s.png"/>
                    <pic:cNvPicPr/>
                  </pic:nvPicPr>
                  <pic:blipFill rotWithShape="1">
                    <a:blip r:embed="rId26">
                      <a:extLst>
                        <a:ext uri="{28A0092B-C50C-407E-A947-70E740481C1C}">
                          <a14:useLocalDpi xmlns:a14="http://schemas.microsoft.com/office/drawing/2010/main" val="0"/>
                        </a:ext>
                      </a:extLst>
                    </a:blip>
                    <a:srcRect t="918" r="36332" b="3754"/>
                    <a:stretch/>
                  </pic:blipFill>
                  <pic:spPr bwMode="auto">
                    <a:xfrm>
                      <a:off x="0" y="0"/>
                      <a:ext cx="5014080" cy="6906120"/>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46516" w:rsidRDefault="009026D3" w:rsidP="009026D3">
      <w:pPr>
        <w:jc w:val="center"/>
        <w:rPr>
          <w:rFonts w:ascii="Cambria" w:hAnsi="Cambria"/>
        </w:rPr>
      </w:pPr>
      <w:r w:rsidRPr="00446516">
        <w:rPr>
          <w:rFonts w:ascii="Cambria" w:hAnsi="Cambria"/>
        </w:rPr>
        <w:t>Figure 4.22: Esquema expansión del campo</w:t>
      </w:r>
    </w:p>
    <w:p w:rsidR="009026D3" w:rsidRDefault="00116F73">
      <w:pPr>
        <w:pStyle w:val="SubSubTitulo"/>
        <w:pPrChange w:id="883" w:author="jessi_3118@hotmail.com" w:date="2017-09-11T22:15:00Z">
          <w:pPr>
            <w:pStyle w:val="SubTitulos-TFG"/>
            <w:numPr>
              <w:ilvl w:val="3"/>
              <w:numId w:val="22"/>
            </w:numPr>
            <w:spacing w:line="256" w:lineRule="auto"/>
            <w:ind w:left="1080" w:hanging="1080"/>
          </w:pPr>
        </w:pPrChange>
      </w:pPr>
      <w:ins w:id="884" w:author="jessi_3118@hotmail.com" w:date="2017-09-11T22:15:00Z">
        <w:r>
          <w:t xml:space="preserve">4.4.3 </w:t>
        </w:r>
      </w:ins>
      <w:r w:rsidR="009026D3">
        <w:t>Pilotaje del robot</w:t>
      </w:r>
    </w:p>
    <w:p w:rsidR="009026D3" w:rsidRDefault="009026D3" w:rsidP="009026D3">
      <w:pPr>
        <w:jc w:val="both"/>
        <w:rPr>
          <w:rFonts w:ascii="Cambria" w:hAnsi="Cambria"/>
        </w:rPr>
      </w:pPr>
      <w:r w:rsidRPr="00D37447">
        <w:rPr>
          <w:rFonts w:ascii="Cambria" w:hAnsi="Cambria"/>
        </w:rPr>
        <w:t>En el método “</w:t>
      </w:r>
      <w:proofErr w:type="spellStart"/>
      <w:r>
        <w:rPr>
          <w:rFonts w:ascii="Cambria" w:hAnsi="Cambria"/>
        </w:rPr>
        <w:t>execute</w:t>
      </w:r>
      <w:proofErr w:type="spellEnd"/>
      <w:r w:rsidRPr="00D37447">
        <w:rPr>
          <w:rFonts w:ascii="Cambria" w:hAnsi="Cambria"/>
        </w:rPr>
        <w:t>” del fichero “MyAlgorithm.py” llevaremos a cabo el desarrollo del algoritmo</w:t>
      </w:r>
      <w:r>
        <w:rPr>
          <w:rFonts w:ascii="Cambria" w:hAnsi="Cambria"/>
        </w:rPr>
        <w:t xml:space="preserve"> correspondiente al pilotaje del taxi. Este método se ejecuta periódicamente para que el pilotaje sea un control reactivo. Es decir, este método implica que el taxi pueda mirar en cada instante cuál es su situación y así poder navegar por el escenario de manera adecuada.</w:t>
      </w:r>
    </w:p>
    <w:p w:rsidR="009026D3" w:rsidRDefault="009026D3" w:rsidP="009026D3">
      <w:pPr>
        <w:jc w:val="both"/>
      </w:pPr>
      <w:r>
        <w:rPr>
          <w:rFonts w:ascii="Cambria" w:hAnsi="Cambria"/>
        </w:rPr>
        <w:lastRenderedPageBreak/>
        <w:t xml:space="preserve">En este método debemos incluir el algoritmo que se encarga de pilotar el robot desde su posición inicial hasta la posición del destino, mediante el campo calculado en el método </w:t>
      </w:r>
      <w:proofErr w:type="spellStart"/>
      <w:r>
        <w:rPr>
          <w:rFonts w:ascii="Cambria" w:hAnsi="Cambria"/>
        </w:rPr>
        <w:t>generatePath</w:t>
      </w:r>
      <w:proofErr w:type="spellEnd"/>
      <w:r>
        <w:rPr>
          <w:rFonts w:ascii="Cambria" w:hAnsi="Cambria"/>
        </w:rPr>
        <w:t xml:space="preserve">. La dificultad está en la elección de la velocidad de tracción y la velocidad de rotación que debemos ordenar al taxi. </w:t>
      </w:r>
    </w:p>
    <w:p w:rsidR="009026D3" w:rsidRDefault="009026D3" w:rsidP="009026D3">
      <w:pPr>
        <w:jc w:val="both"/>
        <w:rPr>
          <w:rFonts w:ascii="Cambria" w:hAnsi="Cambria"/>
        </w:rPr>
      </w:pPr>
      <w:r w:rsidRPr="002C12F0">
        <w:rPr>
          <w:rFonts w:ascii="Cambria" w:hAnsi="Cambria"/>
        </w:rPr>
        <w:t>El pilotaje se ha realizado sin tener en cuenta la ruta más corta calculada en el punto anterior, y</w:t>
      </w:r>
      <w:r>
        <w:rPr>
          <w:rFonts w:ascii="Cambria" w:hAnsi="Cambria"/>
        </w:rPr>
        <w:t>a que dicha ruta es el ideal a seguir, pero el taxi al seguir órdenes de velocidad de tracción y velocidad de rotación puede desviarse un poco de dicha ruta. Si intentara seguir la ruta ideal estrictamente, el taxi realizaría movimientos muy forzados hasta llegar al destino. Lo ideal es que el taxi se mueva de una forma suave, como lo haría un taxi real. En el pilotaje se ha tenido en cuenta el campo calculado. De esta forma, en cada iteración el taxi irá comprobando el valor de distancia de las celdillas que se encuentran en un radio de distancia con respecto a su posición. De estas celdillas elegirá como objetivo la celdilla de menor valor. Este planteamiento permite que el taxi tenga un comportamiento reactivo ante imprevistos y que se asemeje un poco a la navegación local, ya que no tiene en cuenta únicamente la ruta más corta calculada previamente, también tiene en cuenta la situación del taxi.</w:t>
      </w:r>
    </w:p>
    <w:p w:rsidR="009026D3" w:rsidRPr="002C12F0" w:rsidRDefault="009026D3" w:rsidP="009026D3">
      <w:pPr>
        <w:jc w:val="both"/>
        <w:rPr>
          <w:rFonts w:ascii="Cambria" w:hAnsi="Cambria"/>
        </w:rPr>
      </w:pPr>
      <w:r>
        <w:rPr>
          <w:rFonts w:ascii="Cambria" w:hAnsi="Cambria"/>
        </w:rPr>
        <w:t xml:space="preserve">Inicialmente en el pilotaje debemos comprobar la pose de nuestro taxi mediante el sensor de posición y la posición del destino para ver cuál es la situación del taxi, ya que si el taxi ha alcanzado el destino debe detenerse en esta posición. Conocemos la celdilla que ocupa el destino en el </w:t>
      </w:r>
      <w:proofErr w:type="spellStart"/>
      <w:r>
        <w:rPr>
          <w:rFonts w:ascii="Cambria" w:hAnsi="Cambria"/>
        </w:rPr>
        <w:t>grid</w:t>
      </w:r>
      <w:proofErr w:type="spellEnd"/>
      <w:r>
        <w:rPr>
          <w:rFonts w:ascii="Cambria" w:hAnsi="Cambria"/>
        </w:rPr>
        <w:t xml:space="preserve">, pero el sensor de posición nos devuelve la posición del taxi con respecto al mundo. Esto implica que debamos convertir las coordenadas del destino en el </w:t>
      </w:r>
      <w:proofErr w:type="spellStart"/>
      <w:r>
        <w:rPr>
          <w:rFonts w:ascii="Cambria" w:hAnsi="Cambria"/>
        </w:rPr>
        <w:t>grid</w:t>
      </w:r>
      <w:proofErr w:type="spellEnd"/>
      <w:r>
        <w:rPr>
          <w:rFonts w:ascii="Cambria" w:hAnsi="Cambria"/>
        </w:rPr>
        <w:t xml:space="preserve"> en coordenadas respecto al mundo para poder comprobar si hemos llegado a dicho destino. Para ello existe una función (</w:t>
      </w:r>
      <w:proofErr w:type="spellStart"/>
      <w:r w:rsidRPr="00357F60">
        <w:rPr>
          <w:rFonts w:ascii="Cambria" w:hAnsi="Cambria"/>
        </w:rPr>
        <w:t>grid.gridToWorld</w:t>
      </w:r>
      <w:proofErr w:type="spellEnd"/>
      <w:r>
        <w:rPr>
          <w:rFonts w:ascii="Cambria" w:hAnsi="Cambria"/>
        </w:rPr>
        <w:t xml:space="preserve">) que nos permite realizar la correspondencia de las coordenadas del </w:t>
      </w:r>
      <w:proofErr w:type="spellStart"/>
      <w:r>
        <w:rPr>
          <w:rFonts w:ascii="Cambria" w:hAnsi="Cambria"/>
        </w:rPr>
        <w:t>grid</w:t>
      </w:r>
      <w:proofErr w:type="spellEnd"/>
      <w:r>
        <w:rPr>
          <w:rFonts w:ascii="Cambria" w:hAnsi="Cambria"/>
        </w:rPr>
        <w:t xml:space="preserve"> con la posición que tendrían estas coordenadas en el mundo de </w:t>
      </w:r>
      <w:proofErr w:type="spellStart"/>
      <w:r>
        <w:rPr>
          <w:rFonts w:ascii="Cambria" w:hAnsi="Cambria"/>
        </w:rPr>
        <w:t>Gazebo</w:t>
      </w:r>
      <w:proofErr w:type="spellEnd"/>
      <w:r>
        <w:rPr>
          <w:rFonts w:ascii="Cambria" w:hAnsi="Cambria"/>
        </w:rPr>
        <w:t>.</w:t>
      </w:r>
    </w:p>
    <w:p w:rsidR="009026D3" w:rsidRDefault="009026D3" w:rsidP="009026D3">
      <w:pPr>
        <w:jc w:val="both"/>
        <w:rPr>
          <w:rFonts w:ascii="Cambria" w:hAnsi="Cambria"/>
        </w:rPr>
      </w:pPr>
      <w:r>
        <w:rPr>
          <w:rFonts w:ascii="Cambria" w:hAnsi="Cambria"/>
        </w:rPr>
        <w:t xml:space="preserve">El siguiente paso es calcular el objetivo próximo al robot. Esto quiere decir que vamos a ir calculando en cada iteración un objetivo que se encuentra a cierto radio de distancia del robot. Esto requiere que vayamos comprobando los valores de distancia del campo que habíamos calculado en el punto anterior. Por lo que tendremos que obtener la posición del taxi en el sistema de coordenadas del </w:t>
      </w:r>
      <w:proofErr w:type="spellStart"/>
      <w:r>
        <w:rPr>
          <w:rFonts w:ascii="Cambria" w:hAnsi="Cambria"/>
        </w:rPr>
        <w:t>grid</w:t>
      </w:r>
      <w:proofErr w:type="spellEnd"/>
      <w:r>
        <w:rPr>
          <w:rFonts w:ascii="Cambria" w:hAnsi="Cambria"/>
        </w:rPr>
        <w:t xml:space="preserve"> (mediante la función </w:t>
      </w:r>
      <w:proofErr w:type="spellStart"/>
      <w:r w:rsidRPr="006D2CB5">
        <w:rPr>
          <w:rFonts w:ascii="Cambria" w:hAnsi="Cambria"/>
        </w:rPr>
        <w:t>worldToGrid</w:t>
      </w:r>
      <w:proofErr w:type="spellEnd"/>
      <w:r>
        <w:rPr>
          <w:rFonts w:ascii="Cambria" w:hAnsi="Cambria"/>
        </w:rPr>
        <w:t xml:space="preserve">). En nuestro caso comprobaremos las celdillas situadas a una distancia de 5 celdillas con respecto a la posición del robot y escogeremos la de menor valor como objetivo. Sin embargo, en este caso el objetivo no es exactamente el anterior mencionado, sino que vamos a calcular un segundo objetivo situado a 5 celdillas del primer objetivo, y posteriormente haremos la interpolación de estos dos objetivos obteniendo el objetivo final al que queremos llegar. El motivo de esta interpolación es obtener un pilotaje con movimientos más suaves. Además, esto nos permite que el taxi gire adecuadamente en las curvas. </w:t>
      </w:r>
    </w:p>
    <w:p w:rsidR="009026D3" w:rsidRDefault="009026D3" w:rsidP="009026D3">
      <w:pPr>
        <w:jc w:val="both"/>
        <w:rPr>
          <w:rFonts w:ascii="Cambria" w:hAnsi="Cambria"/>
        </w:rPr>
      </w:pPr>
      <w:r>
        <w:rPr>
          <w:rFonts w:ascii="Cambria" w:hAnsi="Cambria"/>
        </w:rPr>
        <w:t xml:space="preserve">El objetivo calculado está en coordenadas del </w:t>
      </w:r>
      <w:proofErr w:type="spellStart"/>
      <w:r>
        <w:rPr>
          <w:rFonts w:ascii="Cambria" w:hAnsi="Cambria"/>
        </w:rPr>
        <w:t>grid</w:t>
      </w:r>
      <w:proofErr w:type="spellEnd"/>
      <w:r>
        <w:rPr>
          <w:rFonts w:ascii="Cambria" w:hAnsi="Cambria"/>
        </w:rPr>
        <w:t>, por lo que tendremos que hacer un cambio de coordenadas relativas al mundo para obtener el objetivo en coordenadas del mundo.</w:t>
      </w:r>
    </w:p>
    <w:p w:rsidR="009026D3" w:rsidRDefault="009026D3" w:rsidP="009026D3">
      <w:pPr>
        <w:jc w:val="both"/>
        <w:rPr>
          <w:rFonts w:ascii="Cambria" w:hAnsi="Cambria"/>
        </w:rPr>
      </w:pPr>
      <w:r>
        <w:rPr>
          <w:rFonts w:ascii="Cambria" w:hAnsi="Cambria"/>
        </w:rPr>
        <w:t xml:space="preserve">Una vez tengamos las coordenadas respecto a </w:t>
      </w:r>
      <w:proofErr w:type="spellStart"/>
      <w:r>
        <w:rPr>
          <w:rFonts w:ascii="Cambria" w:hAnsi="Cambria"/>
        </w:rPr>
        <w:t>Gazebo</w:t>
      </w:r>
      <w:proofErr w:type="spellEnd"/>
      <w:r>
        <w:rPr>
          <w:rFonts w:ascii="Cambria" w:hAnsi="Cambria"/>
        </w:rPr>
        <w:t xml:space="preserve"> del próximo objetivo, podremos calcular el vector de dirección que tendrá nuestro robot para llegar hasta este y el ángulo. Para ello debemos tener en cuenta la pose que nos devuelve el sensor de posición, así como la orientación del robot (en radianes), las cuales están en coordenadas absolutas del mundo.</w:t>
      </w:r>
    </w:p>
    <w:p w:rsidR="009026D3" w:rsidRDefault="009026D3" w:rsidP="009026D3">
      <w:pPr>
        <w:jc w:val="both"/>
        <w:rPr>
          <w:rFonts w:ascii="Cambria" w:hAnsi="Cambria"/>
        </w:rPr>
      </w:pPr>
      <w:r>
        <w:rPr>
          <w:rFonts w:ascii="Cambria" w:hAnsi="Cambria"/>
        </w:rPr>
        <w:lastRenderedPageBreak/>
        <w:t xml:space="preserve">Los robots tienen distintos sistemas de referencia, por lo que hay que tener en cuenta este dato a la hora de calcular su posición y orientación. Por un lado, tenemos el sistema de referencia absoluto, en el cual se pueden representar la posición del robot y la de cualquier otro objeto. Un sistema de referencia absoluto es aquel que tiene un punto de referencia fijo. El sistema de referencia absoluto en nuestro caso serán los ejes de </w:t>
      </w:r>
      <w:proofErr w:type="spellStart"/>
      <w:r>
        <w:rPr>
          <w:rFonts w:ascii="Cambria" w:hAnsi="Cambria"/>
        </w:rPr>
        <w:t>Gazebo</w:t>
      </w:r>
      <w:proofErr w:type="spellEnd"/>
      <w:r>
        <w:rPr>
          <w:rFonts w:ascii="Cambria" w:hAnsi="Cambria"/>
        </w:rPr>
        <w:t xml:space="preserve">, por lo cual el punto de referencia será el punto de coordenadas (0, 0, 0) en el mundo de </w:t>
      </w:r>
      <w:proofErr w:type="spellStart"/>
      <w:r>
        <w:rPr>
          <w:rFonts w:ascii="Cambria" w:hAnsi="Cambria"/>
        </w:rPr>
        <w:t>Gazebo</w:t>
      </w:r>
      <w:proofErr w:type="spellEnd"/>
      <w:r>
        <w:rPr>
          <w:rFonts w:ascii="Cambria" w:hAnsi="Cambria"/>
        </w:rPr>
        <w:t>. El otro sistema de referencia que vamos a tener en cuenta es el sistema de referencia solidario con el robot. Este sistema de referencia solidario con el robot se encontrará fijo con respecto al sistema de referencia absoluto inicialmente, pero según se mueva el taxi este sistema de referencia solidario con el robot se desplazará ya que es un sistema de referencia respecto a la posición del robot. También hay que mencionar que inicialmente el robot comienza con una rotación de –pi/2 radianes.</w:t>
      </w:r>
    </w:p>
    <w:p w:rsidR="009026D3" w:rsidRDefault="009026D3" w:rsidP="009026D3">
      <w:pPr>
        <w:jc w:val="both"/>
        <w:rPr>
          <w:rFonts w:ascii="Cambria" w:hAnsi="Cambria"/>
        </w:rPr>
      </w:pPr>
      <w:r>
        <w:rPr>
          <w:rFonts w:ascii="Cambria" w:hAnsi="Cambria"/>
        </w:rPr>
        <w:t>En la siguiente imagen podemos ver el sistema de referencia absoluto (son los ejes azul, verde y rojo que atraviesan la imagen) y el sistema de referencia solidario con el robot (flechas azul, roja y verde que salen del robot):</w:t>
      </w:r>
    </w:p>
    <w:p w:rsidR="009026D3" w:rsidRDefault="009026D3" w:rsidP="009026D3">
      <w:pPr>
        <w:jc w:val="center"/>
        <w:rPr>
          <w:rFonts w:ascii="Cambria" w:hAnsi="Cambria"/>
        </w:rPr>
      </w:pPr>
      <w:r>
        <w:rPr>
          <w:rFonts w:ascii="Cambria" w:hAnsi="Cambria"/>
          <w:noProof/>
          <w:lang w:eastAsia="es-ES"/>
        </w:rPr>
        <w:drawing>
          <wp:inline distT="0" distB="0" distL="0" distR="0" wp14:anchorId="730576D4" wp14:editId="33AC8B8B">
            <wp:extent cx="4824194" cy="240167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Referencia_GPP.png"/>
                    <pic:cNvPicPr/>
                  </pic:nvPicPr>
                  <pic:blipFill rotWithShape="1">
                    <a:blip r:embed="rId27">
                      <a:extLst>
                        <a:ext uri="{28A0092B-C50C-407E-A947-70E740481C1C}">
                          <a14:useLocalDpi xmlns:a14="http://schemas.microsoft.com/office/drawing/2010/main" val="0"/>
                        </a:ext>
                      </a:extLst>
                    </a:blip>
                    <a:srcRect l="5101" t="25354" r="5526" b="6386"/>
                    <a:stretch/>
                  </pic:blipFill>
                  <pic:spPr bwMode="auto">
                    <a:xfrm>
                      <a:off x="0" y="0"/>
                      <a:ext cx="4826136" cy="2402645"/>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4.23: Sistema de referencia absoluto (</w:t>
      </w:r>
      <w:proofErr w:type="spellStart"/>
      <w:r w:rsidRPr="00B55251">
        <w:rPr>
          <w:rFonts w:ascii="Cambria" w:hAnsi="Cambria"/>
        </w:rPr>
        <w:t>Gazebo</w:t>
      </w:r>
      <w:proofErr w:type="spellEnd"/>
      <w:r w:rsidRPr="00B55251">
        <w:rPr>
          <w:rFonts w:ascii="Cambria" w:hAnsi="Cambria"/>
        </w:rPr>
        <w:t>) y sistema de referencia solidario con el robot</w:t>
      </w:r>
    </w:p>
    <w:p w:rsidR="009026D3" w:rsidRDefault="009026D3" w:rsidP="009026D3">
      <w:pPr>
        <w:jc w:val="center"/>
        <w:rPr>
          <w:rFonts w:ascii="Cambria" w:hAnsi="Cambria"/>
        </w:rPr>
      </w:pPr>
    </w:p>
    <w:p w:rsidR="009026D3" w:rsidRDefault="009026D3" w:rsidP="009026D3">
      <w:pPr>
        <w:jc w:val="both"/>
        <w:rPr>
          <w:rFonts w:ascii="Cambria" w:hAnsi="Cambria"/>
        </w:rPr>
      </w:pPr>
      <w:r>
        <w:rPr>
          <w:rFonts w:ascii="Cambria" w:hAnsi="Cambria"/>
        </w:rPr>
        <w:t>En el caso de esta práctica se ha decidido definir el sistema de referencia solidario con el robot de la siguiente forma: el eje X de este sistema es el que señala al frente del robot, mientras que el eje Y es el que señala a la izquierda del robot. El origen de este sistema es un punto situado en el centro geométrico del robot.</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290F4491" wp14:editId="49C62B38">
            <wp:extent cx="2743200" cy="2336232"/>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sReferencia.PNG"/>
                    <pic:cNvPicPr/>
                  </pic:nvPicPr>
                  <pic:blipFill rotWithShape="1">
                    <a:blip r:embed="rId28">
                      <a:extLst>
                        <a:ext uri="{28A0092B-C50C-407E-A947-70E740481C1C}">
                          <a14:useLocalDpi xmlns:a14="http://schemas.microsoft.com/office/drawing/2010/main" val="0"/>
                        </a:ext>
                      </a:extLst>
                    </a:blip>
                    <a:srcRect l="1107" t="1317" r="1384" b="2254"/>
                    <a:stretch/>
                  </pic:blipFill>
                  <pic:spPr bwMode="auto">
                    <a:xfrm>
                      <a:off x="0" y="0"/>
                      <a:ext cx="2775865" cy="236405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4.24: Sistema de referencia absoluto y sistema de referencia solidario con el robot</w:t>
      </w:r>
    </w:p>
    <w:p w:rsidR="009026D3" w:rsidRDefault="009026D3" w:rsidP="009026D3">
      <w:pPr>
        <w:jc w:val="both"/>
        <w:rPr>
          <w:rFonts w:ascii="Cambria" w:hAnsi="Cambria"/>
        </w:rPr>
      </w:pPr>
    </w:p>
    <w:p w:rsidR="009026D3" w:rsidRDefault="009026D3" w:rsidP="009026D3">
      <w:pPr>
        <w:jc w:val="both"/>
        <w:rPr>
          <w:rFonts w:ascii="Cambria" w:hAnsi="Cambria"/>
        </w:rPr>
      </w:pPr>
      <w:r>
        <w:rPr>
          <w:rFonts w:ascii="Cambria" w:hAnsi="Cambria"/>
        </w:rPr>
        <w:t xml:space="preserve">El sistema de referencia solidario con el robot se emplea para expresar las coordenadas relativas de los objetivos próximos o de obstáculos respecto al robot. Esto es necesario puesto que si tenemos un punto P que no se mueve en el espacio para el sistema de referencia absoluto no habrá movimiento, pero para el sistema de referencia solidario con el robot las coordenadas de este punto P varían.  </w:t>
      </w:r>
    </w:p>
    <w:p w:rsidR="009026D3" w:rsidRDefault="009026D3" w:rsidP="009026D3">
      <w:pPr>
        <w:jc w:val="both"/>
        <w:rPr>
          <w:rFonts w:ascii="Cambria" w:hAnsi="Cambria"/>
        </w:rPr>
      </w:pPr>
      <w:r>
        <w:rPr>
          <w:rFonts w:ascii="Cambria" w:hAnsi="Cambria"/>
        </w:rPr>
        <w:t>Sabiendo las coordenadas absolutas de un punto, y las coordenadas absolutas del robot y su orientación, podemos pasar las coordenadas absolutas a relativas o al revés. En nuestro caso deberemos pasar las coordenadas absolutas de cada objetivo próximo a coordenadas relativas al sistema del robot para poder calcular la velocidad de tracción y rotación que debe tener el taxi.</w:t>
      </w:r>
    </w:p>
    <w:p w:rsidR="009026D3" w:rsidRPr="002C12F0" w:rsidRDefault="009026D3" w:rsidP="009026D3">
      <w:pPr>
        <w:jc w:val="both"/>
        <w:rPr>
          <w:rFonts w:ascii="Cambria" w:hAnsi="Cambria"/>
        </w:rPr>
      </w:pPr>
      <w:r>
        <w:rPr>
          <w:rFonts w:ascii="Cambria" w:hAnsi="Cambria"/>
        </w:rPr>
        <w:t xml:space="preserve">Con la transformación de coordenadas absolutas a relativas obtenemos un vector de dirección, con el que podremos calcular el ángulo que hay entre el origen del sistema relativo al robot y la posición relativa del objetivo. Para obtener el vector de dirección hemos creado una función, en la que primero calcularemos la diferencia entre las coordenadas absolutas del objetivo y las coordenadas absolutas del robot (dx, </w:t>
      </w:r>
      <w:proofErr w:type="spellStart"/>
      <w:r>
        <w:rPr>
          <w:rFonts w:ascii="Cambria" w:hAnsi="Cambria"/>
        </w:rPr>
        <w:t>dy</w:t>
      </w:r>
      <w:proofErr w:type="spellEnd"/>
      <w:r>
        <w:rPr>
          <w:rFonts w:ascii="Cambria" w:hAnsi="Cambria"/>
        </w:rPr>
        <w:t>), y después a esta diferencia le aplicamos una matriz de rotación para obtener el vector de dirección. En esta matriz de rotación tendremos en cuenta la orientación (</w:t>
      </w:r>
      <w:r w:rsidRPr="00DA7D3F">
        <w:rPr>
          <w:rFonts w:ascii="Cambria" w:hAnsi="Cambria"/>
        </w:rPr>
        <w:t>θ</w:t>
      </w:r>
      <w:r>
        <w:rPr>
          <w:rFonts w:ascii="Cambria" w:hAnsi="Cambria"/>
        </w:rPr>
        <w:t>) del robot.</w:t>
      </w:r>
    </w:p>
    <w:p w:rsidR="009026D3" w:rsidRPr="00DA7D3F" w:rsidRDefault="009026D3" w:rsidP="009026D3">
      <w:pPr>
        <w:jc w:val="center"/>
        <w:rPr>
          <w:rFonts w:ascii="Cambria" w:hAnsi="Cambria"/>
        </w:rPr>
      </w:pPr>
      <w:r w:rsidRPr="00DA7D3F">
        <w:rPr>
          <w:rFonts w:ascii="Cambria" w:hAnsi="Cambria"/>
        </w:rPr>
        <w:t>x '</w:t>
      </w:r>
      <w:r>
        <w:rPr>
          <w:rFonts w:ascii="Cambria" w:hAnsi="Cambria"/>
        </w:rPr>
        <w:t xml:space="preserve"> </w:t>
      </w:r>
      <w:r w:rsidRPr="00DA7D3F">
        <w:rPr>
          <w:rFonts w:ascii="Cambria" w:hAnsi="Cambria"/>
        </w:rPr>
        <w:t>=</w:t>
      </w:r>
      <w:r>
        <w:rPr>
          <w:rFonts w:ascii="Cambria" w:hAnsi="Cambria"/>
        </w:rPr>
        <w:t xml:space="preserve"> d</w:t>
      </w:r>
      <w:r w:rsidRPr="00DA7D3F">
        <w:rPr>
          <w:rFonts w:ascii="Cambria" w:hAnsi="Cambria"/>
        </w:rPr>
        <w:t xml:space="preserve">x </w:t>
      </w:r>
      <w:proofErr w:type="spellStart"/>
      <w:r w:rsidRPr="00DA7D3F">
        <w:rPr>
          <w:rFonts w:ascii="Cambria" w:hAnsi="Cambria"/>
        </w:rPr>
        <w:t>cosθ</w:t>
      </w:r>
      <w:proofErr w:type="spellEnd"/>
      <w:r>
        <w:rPr>
          <w:rFonts w:ascii="Cambria" w:hAnsi="Cambria"/>
        </w:rPr>
        <w:t xml:space="preserve"> </w:t>
      </w:r>
      <w:r w:rsidRPr="00DA7D3F">
        <w:rPr>
          <w:rFonts w:ascii="Cambria" w:hAnsi="Cambria"/>
        </w:rPr>
        <w:t>−</w:t>
      </w:r>
      <w:r>
        <w:rPr>
          <w:rFonts w:ascii="Cambria" w:hAnsi="Cambria"/>
        </w:rPr>
        <w:t xml:space="preserve"> </w:t>
      </w:r>
      <w:proofErr w:type="spellStart"/>
      <w:r>
        <w:rPr>
          <w:rFonts w:ascii="Cambria" w:hAnsi="Cambria"/>
        </w:rPr>
        <w:t>dy</w:t>
      </w:r>
      <w:proofErr w:type="spellEnd"/>
      <w:r>
        <w:rPr>
          <w:rFonts w:ascii="Cambria" w:hAnsi="Cambria"/>
        </w:rPr>
        <w:t xml:space="preserve"> </w:t>
      </w:r>
      <w:proofErr w:type="spellStart"/>
      <w:r>
        <w:rPr>
          <w:rFonts w:ascii="Cambria" w:hAnsi="Cambria"/>
        </w:rPr>
        <w:t>sin</w:t>
      </w:r>
      <w:r w:rsidRPr="00DA7D3F">
        <w:rPr>
          <w:rFonts w:ascii="Cambria" w:hAnsi="Cambria"/>
        </w:rPr>
        <w:t>θ</w:t>
      </w:r>
      <w:proofErr w:type="spellEnd"/>
    </w:p>
    <w:p w:rsidR="009026D3" w:rsidRDefault="009026D3" w:rsidP="009026D3">
      <w:pPr>
        <w:jc w:val="center"/>
        <w:rPr>
          <w:rFonts w:ascii="Cambria" w:hAnsi="Cambria"/>
        </w:rPr>
      </w:pPr>
      <w:r w:rsidRPr="00DA7D3F">
        <w:rPr>
          <w:rFonts w:ascii="Cambria" w:hAnsi="Cambria"/>
        </w:rPr>
        <w:t>y ' =</w:t>
      </w:r>
      <w:r>
        <w:rPr>
          <w:rFonts w:ascii="Cambria" w:hAnsi="Cambria"/>
        </w:rPr>
        <w:t xml:space="preserve"> d</w:t>
      </w:r>
      <w:r w:rsidRPr="00DA7D3F">
        <w:rPr>
          <w:rFonts w:ascii="Cambria" w:hAnsi="Cambria"/>
        </w:rPr>
        <w:t xml:space="preserve">x </w:t>
      </w:r>
      <w:proofErr w:type="spellStart"/>
      <w:r w:rsidRPr="00DA7D3F">
        <w:rPr>
          <w:rFonts w:ascii="Cambria" w:hAnsi="Cambria"/>
        </w:rPr>
        <w:t>sinθ</w:t>
      </w:r>
      <w:proofErr w:type="spellEnd"/>
      <w:r>
        <w:rPr>
          <w:rFonts w:ascii="Cambria" w:hAnsi="Cambria"/>
        </w:rPr>
        <w:t xml:space="preserve"> </w:t>
      </w:r>
      <w:r w:rsidRPr="00DA7D3F">
        <w:rPr>
          <w:rFonts w:ascii="Cambria" w:hAnsi="Cambria"/>
        </w:rPr>
        <w:t xml:space="preserve">+ </w:t>
      </w:r>
      <w:proofErr w:type="spellStart"/>
      <w:r>
        <w:rPr>
          <w:rFonts w:ascii="Cambria" w:hAnsi="Cambria"/>
        </w:rPr>
        <w:t>d</w:t>
      </w:r>
      <w:r w:rsidRPr="00DA7D3F">
        <w:rPr>
          <w:rFonts w:ascii="Cambria" w:hAnsi="Cambria"/>
        </w:rPr>
        <w:t>y</w:t>
      </w:r>
      <w:proofErr w:type="spellEnd"/>
      <w:r w:rsidRPr="00DA7D3F">
        <w:rPr>
          <w:rFonts w:ascii="Cambria" w:hAnsi="Cambria"/>
        </w:rPr>
        <w:t xml:space="preserve"> </w:t>
      </w:r>
      <w:proofErr w:type="spellStart"/>
      <w:r w:rsidRPr="00DA7D3F">
        <w:rPr>
          <w:rFonts w:ascii="Cambria" w:hAnsi="Cambria"/>
        </w:rPr>
        <w:t>cosθ</w:t>
      </w:r>
      <w:proofErr w:type="spellEnd"/>
    </w:p>
    <w:p w:rsidR="009026D3" w:rsidRDefault="009026D3" w:rsidP="009026D3">
      <w:pPr>
        <w:jc w:val="both"/>
        <w:rPr>
          <w:rFonts w:ascii="Cambria" w:hAnsi="Cambria"/>
        </w:rPr>
      </w:pPr>
      <w:r>
        <w:rPr>
          <w:rFonts w:ascii="Cambria" w:hAnsi="Cambria"/>
        </w:rPr>
        <w:t>Con este vector de dirección conocemos donde se encuentra situado el punto objetivo con respecto a nuestro origen del sistema del robot, ahora podremos calcular el ángulo que debe rotar el robot para alinearse con este punto. Este ángulo lo calcularemos mediante el cálculo del arco tangente. Conocemos la fórmula de la tangente:</w:t>
      </w:r>
    </w:p>
    <w:p w:rsidR="009026D3" w:rsidRPr="00860F5E" w:rsidRDefault="009026D3" w:rsidP="009026D3">
      <w:pPr>
        <w:jc w:val="center"/>
        <w:rPr>
          <w:rFonts w:ascii="Cambria" w:eastAsiaTheme="minorEastAsia" w:hAnsi="Cambria"/>
        </w:rPr>
      </w:pPr>
      <m:oMathPara>
        <m:oMath>
          <m:r>
            <w:rPr>
              <w:rFonts w:ascii="Cambria Math" w:hAnsi="Cambria Math"/>
            </w:rPr>
            <m:t xml:space="preserve">tan(α) = </m:t>
          </m:r>
          <m:f>
            <m:fPr>
              <m:ctrlPr>
                <w:rPr>
                  <w:rFonts w:ascii="Cambria Math" w:hAnsi="Cambria Math"/>
                  <w:i/>
                </w:rPr>
              </m:ctrlPr>
            </m:fPr>
            <m:num>
              <m:r>
                <w:rPr>
                  <w:rFonts w:ascii="Cambria Math" w:hAnsi="Cambria Math"/>
                </w:rPr>
                <m:t>cateto opuesto</m:t>
              </m:r>
            </m:num>
            <m:den>
              <m:r>
                <w:rPr>
                  <w:rFonts w:ascii="Cambria Math" w:hAnsi="Cambria Math"/>
                </w:rPr>
                <m:t>cateto contiguo</m:t>
              </m:r>
            </m:den>
          </m:f>
        </m:oMath>
      </m:oMathPara>
    </w:p>
    <w:p w:rsidR="009026D3" w:rsidRDefault="009026D3" w:rsidP="009026D3">
      <w:pPr>
        <w:jc w:val="both"/>
        <w:rPr>
          <w:rFonts w:ascii="Cambria" w:hAnsi="Cambria"/>
        </w:rPr>
      </w:pPr>
      <w:r>
        <w:rPr>
          <w:rFonts w:ascii="Cambria" w:eastAsiaTheme="minorEastAsia" w:hAnsi="Cambria"/>
        </w:rPr>
        <w:t xml:space="preserve">Podemos ver a continuación un dibujo del ángulo </w:t>
      </w:r>
      <m:oMath>
        <m:r>
          <w:rPr>
            <w:rFonts w:ascii="Cambria Math" w:hAnsi="Cambria Math"/>
          </w:rPr>
          <m:t>α</m:t>
        </m:r>
      </m:oMath>
      <w:r>
        <w:rPr>
          <w:rFonts w:ascii="Cambria" w:eastAsiaTheme="minorEastAsia" w:hAnsi="Cambria"/>
        </w:rPr>
        <w:t xml:space="preserve"> que queremos calcular y el punto P (objetivo). Conociendo estos datos podemos calcular </w:t>
      </w:r>
      <m:oMath>
        <m:r>
          <w:rPr>
            <w:rFonts w:ascii="Cambria Math" w:hAnsi="Cambria Math"/>
          </w:rPr>
          <m:t>α</m:t>
        </m:r>
      </m:oMath>
      <w:r>
        <w:rPr>
          <w:rFonts w:ascii="Cambria" w:eastAsiaTheme="minorEastAsia" w:hAnsi="Cambria"/>
        </w:rPr>
        <w:t xml:space="preserve"> con la arco tangente.</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3BE8F187" wp14:editId="7286A626">
            <wp:extent cx="2914015" cy="1704975"/>
            <wp:effectExtent l="0" t="0" r="63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iangulo.png"/>
                    <pic:cNvPicPr/>
                  </pic:nvPicPr>
                  <pic:blipFill rotWithShape="1">
                    <a:blip r:embed="rId29">
                      <a:extLst>
                        <a:ext uri="{28A0092B-C50C-407E-A947-70E740481C1C}">
                          <a14:useLocalDpi xmlns:a14="http://schemas.microsoft.com/office/drawing/2010/main" val="0"/>
                        </a:ext>
                      </a:extLst>
                    </a:blip>
                    <a:srcRect t="9387" b="8893"/>
                    <a:stretch/>
                  </pic:blipFill>
                  <pic:spPr bwMode="auto">
                    <a:xfrm>
                      <a:off x="0" y="0"/>
                      <a:ext cx="2932056" cy="171553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4.25: Sistema de referencia solidario con el robot y punto objetivo</w:t>
      </w:r>
    </w:p>
    <w:p w:rsidR="009026D3" w:rsidRDefault="009026D3" w:rsidP="009026D3">
      <w:pPr>
        <w:jc w:val="both"/>
        <w:rPr>
          <w:rFonts w:ascii="Cambria" w:hAnsi="Cambria"/>
        </w:rPr>
      </w:pPr>
    </w:p>
    <w:p w:rsidR="009026D3" w:rsidRDefault="009026D3" w:rsidP="009026D3">
      <w:pPr>
        <w:jc w:val="both"/>
        <w:rPr>
          <w:rFonts w:ascii="Cambria" w:eastAsiaTheme="minorEastAsia" w:hAnsi="Cambria"/>
        </w:rPr>
      </w:pPr>
      <w:r>
        <w:rPr>
          <w:rFonts w:ascii="Cambria" w:hAnsi="Cambria"/>
        </w:rPr>
        <w:t xml:space="preserve">El ángulo </w:t>
      </w:r>
      <m:oMath>
        <m:r>
          <w:rPr>
            <w:rFonts w:ascii="Cambria Math" w:hAnsi="Cambria Math"/>
          </w:rPr>
          <m:t>α</m:t>
        </m:r>
      </m:oMath>
      <w:r>
        <w:rPr>
          <w:rFonts w:ascii="Cambria" w:eastAsiaTheme="minorEastAsia" w:hAnsi="Cambria"/>
        </w:rPr>
        <w:t xml:space="preserve"> lo podemos calcular de la siguiente forma:</w:t>
      </w:r>
    </w:p>
    <w:p w:rsidR="009026D3" w:rsidRDefault="009026D3" w:rsidP="009026D3">
      <w:pPr>
        <w:jc w:val="both"/>
        <w:rPr>
          <w:rFonts w:ascii="Cambria" w:hAnsi="Cambria"/>
        </w:rPr>
      </w:pPr>
      <m:oMathPara>
        <m:oMath>
          <m:r>
            <w:rPr>
              <w:rFonts w:ascii="Cambria Math" w:hAnsi="Cambria Math"/>
            </w:rPr>
            <m:t>α=arcotang(</m:t>
          </m:r>
          <m:f>
            <m:fPr>
              <m:ctrlPr>
                <w:rPr>
                  <w:rFonts w:ascii="Cambria Math" w:hAnsi="Cambria Math"/>
                  <w:i/>
                </w:rPr>
              </m:ctrlPr>
            </m:fPr>
            <m:num>
              <m:r>
                <w:rPr>
                  <w:rFonts w:ascii="Cambria Math" w:hAnsi="Cambria Math"/>
                </w:rPr>
                <m:t>directiony</m:t>
              </m:r>
            </m:num>
            <m:den>
              <m:r>
                <w:rPr>
                  <w:rFonts w:ascii="Cambria Math" w:hAnsi="Cambria Math"/>
                </w:rPr>
                <m:t>directionx</m:t>
              </m:r>
            </m:den>
          </m:f>
          <m:r>
            <w:rPr>
              <w:rFonts w:ascii="Cambria Math" w:hAnsi="Cambria Math"/>
            </w:rPr>
            <m:t>)</m:t>
          </m:r>
        </m:oMath>
      </m:oMathPara>
    </w:p>
    <w:p w:rsidR="009026D3" w:rsidRDefault="009026D3" w:rsidP="009026D3">
      <w:pPr>
        <w:jc w:val="both"/>
        <w:rPr>
          <w:rFonts w:ascii="Cambria" w:eastAsiaTheme="minorEastAsia" w:hAnsi="Cambria"/>
        </w:rPr>
      </w:pPr>
      <w:r>
        <w:rPr>
          <w:rFonts w:ascii="Cambria" w:hAnsi="Cambria"/>
        </w:rPr>
        <w:t xml:space="preserve">El ángulo calculado </w:t>
      </w:r>
      <m:oMath>
        <m:r>
          <w:rPr>
            <w:rFonts w:ascii="Cambria Math" w:hAnsi="Cambria Math"/>
          </w:rPr>
          <m:t>α</m:t>
        </m:r>
      </m:oMath>
      <w:r>
        <w:rPr>
          <w:rFonts w:ascii="Cambria" w:eastAsiaTheme="minorEastAsia" w:hAnsi="Cambria"/>
        </w:rPr>
        <w:t xml:space="preserve"> está en radianes. Si este ángulo es muy grande significará que debemos dotar al taxi de una velocidad de rotación alta. Por el contrario, si este ángulo es muy pequeño significa que el robot se encuentra alineado con el objetivo y que probablemente la velocidad de rotación de nuestro vehículo sea 0.</w:t>
      </w:r>
    </w:p>
    <w:p w:rsidR="009026D3" w:rsidRDefault="009026D3" w:rsidP="009026D3">
      <w:pPr>
        <w:jc w:val="both"/>
        <w:rPr>
          <w:rFonts w:ascii="Cambria" w:eastAsiaTheme="minorEastAsia" w:hAnsi="Cambria"/>
        </w:rPr>
      </w:pPr>
      <w:r>
        <w:rPr>
          <w:rFonts w:ascii="Cambria" w:eastAsiaTheme="minorEastAsia" w:hAnsi="Cambria"/>
        </w:rPr>
        <w:t xml:space="preserve">En esta solución se ha realizado un control por casos en función del ángulo </w:t>
      </w:r>
      <m:oMath>
        <m:r>
          <w:rPr>
            <w:rFonts w:ascii="Cambria Math" w:hAnsi="Cambria Math"/>
          </w:rPr>
          <m:t>α</m:t>
        </m:r>
      </m:oMath>
      <w:r>
        <w:rPr>
          <w:rFonts w:ascii="Cambria" w:eastAsiaTheme="minorEastAsia" w:hAnsi="Cambria"/>
        </w:rPr>
        <w:t xml:space="preserve"> calculado. Esto quiere decir que en función de este ángulo dotaremos al taxi de mayor o menor velocidad de tracción y de rotación. Si el ángulo calculado es muy elevado aplicaremos una velocidad de tracción reducida y una velocidad de rotación elevada (el coche puede estar en una curva o necesitar realizar un gran giro). Sin embargo, si el ángulo es pequeño, le daremos al taxi una velocidad de tracción elevada (ya que se encuentra en una recta) y poca velocidad de rotación.</w:t>
      </w:r>
    </w:p>
    <w:p w:rsidR="009026D3" w:rsidRDefault="009026D3" w:rsidP="009026D3">
      <w:pPr>
        <w:jc w:val="both"/>
        <w:rPr>
          <w:rFonts w:ascii="Cambria" w:eastAsiaTheme="minorEastAsia" w:hAnsi="Cambria"/>
        </w:rPr>
      </w:pPr>
      <w:r>
        <w:rPr>
          <w:rFonts w:ascii="Cambria" w:eastAsiaTheme="minorEastAsia" w:hAnsi="Cambria"/>
        </w:rPr>
        <w:t>A continuación, podemos observar una secuencia de imágenes en la que se ha calculado una ruta y podemos ver como aproximadamente el taxi sigue esta ruta, pero a veces se desvía un poco como habíamos mencionado anteriormente que podría suceder. Pero se puede ver que el taxi alcanza el destino deseado con éxito.</w:t>
      </w:r>
    </w:p>
    <w:p w:rsidR="009026D3" w:rsidRDefault="009026D3" w:rsidP="009026D3">
      <w:pPr>
        <w:jc w:val="both"/>
        <w:rPr>
          <w:rFonts w:ascii="Cambria" w:eastAsiaTheme="minorEastAsia" w:hAnsi="Cambria"/>
        </w:rPr>
      </w:pPr>
    </w:p>
    <w:p w:rsidR="009026D3" w:rsidRDefault="009026D3" w:rsidP="009026D3">
      <w:pPr>
        <w:jc w:val="both"/>
        <w:rPr>
          <w:rFonts w:ascii="Cambria" w:hAnsi="Cambria"/>
        </w:rPr>
      </w:pPr>
      <w:r>
        <w:rPr>
          <w:rFonts w:ascii="Cambria" w:hAnsi="Cambria"/>
          <w:noProof/>
          <w:lang w:eastAsia="es-ES"/>
        </w:rPr>
        <w:drawing>
          <wp:inline distT="0" distB="0" distL="0" distR="0" wp14:anchorId="136333F7" wp14:editId="5FCD4300">
            <wp:extent cx="5467350" cy="22504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ino2_G.png"/>
                    <pic:cNvPicPr/>
                  </pic:nvPicPr>
                  <pic:blipFill rotWithShape="1">
                    <a:blip r:embed="rId30">
                      <a:extLst>
                        <a:ext uri="{28A0092B-C50C-407E-A947-70E740481C1C}">
                          <a14:useLocalDpi xmlns:a14="http://schemas.microsoft.com/office/drawing/2010/main" val="0"/>
                        </a:ext>
                      </a:extLst>
                    </a:blip>
                    <a:srcRect l="4029"/>
                    <a:stretch/>
                  </pic:blipFill>
                  <pic:spPr bwMode="auto">
                    <a:xfrm>
                      <a:off x="0" y="0"/>
                      <a:ext cx="5508780" cy="2267493"/>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 xml:space="preserve">Figure 4.26: Posición 1 taxi en el mundo de </w:t>
      </w:r>
      <w:proofErr w:type="spellStart"/>
      <w:r w:rsidRPr="00B55251">
        <w:rPr>
          <w:rFonts w:ascii="Cambria" w:hAnsi="Cambria"/>
        </w:rPr>
        <w:t>Gazebo</w:t>
      </w:r>
      <w:proofErr w:type="spellEnd"/>
      <w:r w:rsidRPr="00B55251">
        <w:rPr>
          <w:rFonts w:ascii="Cambria" w:hAnsi="Cambria"/>
        </w:rPr>
        <w:t xml:space="preserve"> y en la GUI</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228BE79D" wp14:editId="6C414295">
            <wp:extent cx="5437869" cy="240048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ino2_G.png"/>
                    <pic:cNvPicPr/>
                  </pic:nvPicPr>
                  <pic:blipFill>
                    <a:blip r:embed="rId31">
                      <a:extLst>
                        <a:ext uri="{28A0092B-C50C-407E-A947-70E740481C1C}">
                          <a14:useLocalDpi xmlns:a14="http://schemas.microsoft.com/office/drawing/2010/main" val="0"/>
                        </a:ext>
                      </a:extLst>
                    </a:blip>
                    <a:stretch>
                      <a:fillRect/>
                    </a:stretch>
                  </pic:blipFill>
                  <pic:spPr>
                    <a:xfrm>
                      <a:off x="0" y="0"/>
                      <a:ext cx="5483337" cy="2420561"/>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4.27: Posición 2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both"/>
        <w:rPr>
          <w:rFonts w:ascii="SFBX2488" w:hAnsi="SFBX2488" w:cs="SFBX2488"/>
          <w:sz w:val="50"/>
          <w:szCs w:val="50"/>
        </w:rPr>
      </w:pPr>
      <w:r>
        <w:rPr>
          <w:rFonts w:ascii="SFBX2488" w:hAnsi="SFBX2488" w:cs="SFBX2488"/>
          <w:noProof/>
          <w:sz w:val="50"/>
          <w:szCs w:val="50"/>
          <w:lang w:eastAsia="es-ES"/>
        </w:rPr>
        <w:drawing>
          <wp:inline distT="0" distB="0" distL="0" distR="0" wp14:anchorId="59CEE299" wp14:editId="70D7EB62">
            <wp:extent cx="5400496" cy="25999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3_G.png"/>
                    <pic:cNvPicPr/>
                  </pic:nvPicPr>
                  <pic:blipFill>
                    <a:blip r:embed="rId32">
                      <a:extLst>
                        <a:ext uri="{28A0092B-C50C-407E-A947-70E740481C1C}">
                          <a14:useLocalDpi xmlns:a14="http://schemas.microsoft.com/office/drawing/2010/main" val="0"/>
                        </a:ext>
                      </a:extLst>
                    </a:blip>
                    <a:stretch>
                      <a:fillRect/>
                    </a:stretch>
                  </pic:blipFill>
                  <pic:spPr>
                    <a:xfrm>
                      <a:off x="0" y="0"/>
                      <a:ext cx="5447204" cy="2622395"/>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4.28: Posición 3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center"/>
        <w:rPr>
          <w:rFonts w:ascii="SFBX2488" w:hAnsi="SFBX2488" w:cs="SFBX2488"/>
          <w:sz w:val="50"/>
          <w:szCs w:val="50"/>
        </w:rPr>
      </w:pPr>
      <w:r>
        <w:rPr>
          <w:rFonts w:ascii="SFBX2488" w:hAnsi="SFBX2488" w:cs="SFBX2488"/>
          <w:noProof/>
          <w:sz w:val="50"/>
          <w:szCs w:val="50"/>
          <w:lang w:eastAsia="es-ES"/>
        </w:rPr>
        <w:drawing>
          <wp:inline distT="0" distB="0" distL="0" distR="0" wp14:anchorId="7F9C19D5" wp14:editId="229808C0">
            <wp:extent cx="5018405" cy="2190538"/>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ino4_G.png"/>
                    <pic:cNvPicPr/>
                  </pic:nvPicPr>
                  <pic:blipFill>
                    <a:blip r:embed="rId33">
                      <a:extLst>
                        <a:ext uri="{28A0092B-C50C-407E-A947-70E740481C1C}">
                          <a14:useLocalDpi xmlns:a14="http://schemas.microsoft.com/office/drawing/2010/main" val="0"/>
                        </a:ext>
                      </a:extLst>
                    </a:blip>
                    <a:stretch>
                      <a:fillRect/>
                    </a:stretch>
                  </pic:blipFill>
                  <pic:spPr>
                    <a:xfrm>
                      <a:off x="0" y="0"/>
                      <a:ext cx="5073540" cy="2214605"/>
                    </a:xfrm>
                    <a:prstGeom prst="rect">
                      <a:avLst/>
                    </a:prstGeom>
                  </pic:spPr>
                </pic:pic>
              </a:graphicData>
            </a:graphic>
          </wp:inline>
        </w:drawing>
      </w:r>
    </w:p>
    <w:p w:rsidR="009026D3" w:rsidRPr="00B55251" w:rsidRDefault="009026D3" w:rsidP="009026D3">
      <w:pPr>
        <w:jc w:val="center"/>
        <w:rPr>
          <w:rFonts w:ascii="Cambria" w:hAnsi="Cambria" w:cstheme="minorHAnsi"/>
        </w:rPr>
      </w:pPr>
      <w:r w:rsidRPr="00B55251">
        <w:rPr>
          <w:rFonts w:ascii="Cambria" w:hAnsi="Cambria" w:cstheme="minorHAnsi"/>
        </w:rPr>
        <w:t xml:space="preserve">Figure 4.29: Posición 4 (destino) taxi en el mundo de </w:t>
      </w:r>
      <w:proofErr w:type="spellStart"/>
      <w:r w:rsidRPr="00B55251">
        <w:rPr>
          <w:rFonts w:ascii="Cambria" w:hAnsi="Cambria" w:cstheme="minorHAnsi"/>
        </w:rPr>
        <w:t>Gazebo</w:t>
      </w:r>
      <w:proofErr w:type="spellEnd"/>
      <w:r w:rsidRPr="00B55251">
        <w:rPr>
          <w:rFonts w:ascii="Cambria" w:hAnsi="Cambria" w:cstheme="minorHAnsi"/>
        </w:rPr>
        <w:t xml:space="preserve"> y en la GUI</w:t>
      </w:r>
    </w:p>
    <w:p w:rsidR="00EA524D" w:rsidRDefault="00EA524D">
      <w:pPr>
        <w:pStyle w:val="SubTitulos-TFG"/>
        <w:numPr>
          <w:ilvl w:val="1"/>
          <w:numId w:val="37"/>
        </w:numPr>
        <w:spacing w:line="254" w:lineRule="auto"/>
        <w:rPr>
          <w:ins w:id="885" w:author="jessi_3118@hotmail.com" w:date="2017-09-11T22:09:00Z"/>
        </w:rPr>
        <w:pPrChange w:id="886" w:author="jessi_3118@hotmail.com" w:date="2017-09-11T22:10:00Z">
          <w:pPr>
            <w:pStyle w:val="SubTitulos-TFG"/>
            <w:numPr>
              <w:numId w:val="6"/>
            </w:numPr>
            <w:spacing w:line="254" w:lineRule="auto"/>
            <w:ind w:left="720" w:hanging="720"/>
          </w:pPr>
        </w:pPrChange>
      </w:pPr>
      <w:ins w:id="887" w:author="jessi_3118@hotmail.com" w:date="2017-09-11T22:09:00Z">
        <w:r>
          <w:lastRenderedPageBreak/>
          <w:t>Evaluador Automático</w:t>
        </w:r>
      </w:ins>
    </w:p>
    <w:p w:rsidR="00EA524D" w:rsidRDefault="00EA524D" w:rsidP="00EA524D">
      <w:pPr>
        <w:pStyle w:val="SubTitulos-TFG"/>
        <w:numPr>
          <w:ilvl w:val="0"/>
          <w:numId w:val="0"/>
        </w:numPr>
        <w:spacing w:line="254" w:lineRule="auto"/>
        <w:ind w:left="660" w:hanging="660"/>
        <w:rPr>
          <w:ins w:id="888" w:author="jessi_3118@hotmail.com" w:date="2017-09-11T22:09:00Z"/>
        </w:rPr>
      </w:pPr>
    </w:p>
    <w:p w:rsidR="00EA524D" w:rsidRPr="004E4D20" w:rsidRDefault="00EA524D" w:rsidP="00EA524D">
      <w:pPr>
        <w:jc w:val="both"/>
        <w:rPr>
          <w:ins w:id="889" w:author="jessi_3118@hotmail.com" w:date="2017-09-11T22:09:00Z"/>
          <w:rFonts w:ascii="Cambria" w:hAnsi="Cambria"/>
        </w:rPr>
      </w:pPr>
      <w:ins w:id="890" w:author="jessi_3118@hotmail.com" w:date="2017-09-11T22:09:00Z">
        <w:r w:rsidRPr="004E4D20">
          <w:rPr>
            <w:rFonts w:ascii="Cambria" w:hAnsi="Cambria"/>
          </w:rPr>
          <w:t xml:space="preserve">La práctica consta de un </w:t>
        </w:r>
        <w:r w:rsidRPr="00D05D57">
          <w:rPr>
            <w:rFonts w:ascii="Cambria" w:hAnsi="Cambria"/>
          </w:rPr>
          <w:t>evaluador automático</w:t>
        </w:r>
        <w:r w:rsidDel="002B57E6">
          <w:t xml:space="preserve"> </w:t>
        </w:r>
        <w:r w:rsidRPr="004E4D20">
          <w:rPr>
            <w:rFonts w:ascii="Cambria" w:hAnsi="Cambria"/>
          </w:rPr>
          <w:t xml:space="preserve">que tiene en cuenta ciertos parámetros para calificar el algoritmo que programa el alumno. Este </w:t>
        </w:r>
        <w:r w:rsidRPr="00D05D57">
          <w:rPr>
            <w:rFonts w:ascii="Cambria" w:hAnsi="Cambria"/>
          </w:rPr>
          <w:t>evaluador automático</w:t>
        </w:r>
        <w:r w:rsidDel="002B57E6">
          <w:t xml:space="preserve"> </w:t>
        </w:r>
        <w:r w:rsidRPr="004E4D20">
          <w:rPr>
            <w:rFonts w:ascii="Cambria" w:hAnsi="Cambria"/>
          </w:rPr>
          <w:t xml:space="preserve">tiene una interfaz gráfica que muestra los diferentes parámetros, así como la nota final. Para poder crear el </w:t>
        </w:r>
        <w:r w:rsidRPr="00D05D57">
          <w:rPr>
            <w:rFonts w:ascii="Cambria" w:hAnsi="Cambria"/>
          </w:rPr>
          <w:t>evaluador automático</w:t>
        </w:r>
        <w:r w:rsidDel="002B57E6">
          <w:t xml:space="preserve"> </w:t>
        </w:r>
        <w:r w:rsidRPr="004E4D20">
          <w:rPr>
            <w:rFonts w:ascii="Cambria" w:hAnsi="Cambria"/>
          </w:rPr>
          <w:t xml:space="preserve">se ha empleado PyQt5. Para programar este </w:t>
        </w:r>
        <w:r w:rsidRPr="00D05D57">
          <w:rPr>
            <w:rFonts w:ascii="Cambria" w:hAnsi="Cambria"/>
          </w:rPr>
          <w:t>evaluador automático</w:t>
        </w:r>
        <w:r w:rsidDel="002B57E6">
          <w:t xml:space="preserve"> </w:t>
        </w:r>
        <w:r w:rsidRPr="004E4D20">
          <w:rPr>
            <w:rFonts w:ascii="Cambria" w:hAnsi="Cambria"/>
          </w:rPr>
          <w:t xml:space="preserve">se han creado clases diferentes para cada parámetro que queramos mostrar. Estas clases serán instanciadas en una clase principal llamada </w:t>
        </w:r>
        <w:proofErr w:type="spellStart"/>
        <w:r w:rsidRPr="004E4D20">
          <w:rPr>
            <w:rFonts w:ascii="Cambria" w:hAnsi="Cambria"/>
          </w:rPr>
          <w:t>MainWindowReferee</w:t>
        </w:r>
        <w:proofErr w:type="spellEnd"/>
        <w:r w:rsidRPr="004E4D20">
          <w:rPr>
            <w:rFonts w:ascii="Cambria" w:hAnsi="Cambria"/>
          </w:rPr>
          <w:t xml:space="preserve">, que será la clase que contiene la ventana principal de la aplicación del </w:t>
        </w:r>
        <w:r w:rsidRPr="00D05D57">
          <w:rPr>
            <w:rFonts w:ascii="Cambria" w:hAnsi="Cambria"/>
          </w:rPr>
          <w:t>evaluador automático</w:t>
        </w:r>
        <w:r w:rsidRPr="004E4D20">
          <w:rPr>
            <w:rFonts w:ascii="Cambria" w:hAnsi="Cambria"/>
          </w:rPr>
          <w:t>.</w:t>
        </w:r>
      </w:ins>
    </w:p>
    <w:p w:rsidR="00EA524D" w:rsidRPr="004E4D20" w:rsidRDefault="00EA524D" w:rsidP="00EA524D">
      <w:pPr>
        <w:jc w:val="both"/>
        <w:rPr>
          <w:ins w:id="891" w:author="jessi_3118@hotmail.com" w:date="2017-09-11T22:09:00Z"/>
          <w:rFonts w:ascii="Cambria" w:hAnsi="Cambria"/>
        </w:rPr>
      </w:pPr>
      <w:ins w:id="892" w:author="jessi_3118@hotmail.com" w:date="2017-09-11T22:09:00Z">
        <w:r w:rsidRPr="004E4D20">
          <w:rPr>
            <w:rFonts w:ascii="Cambria" w:hAnsi="Cambria"/>
          </w:rPr>
          <w:t xml:space="preserve">El </w:t>
        </w:r>
        <w:r w:rsidRPr="00D05D57">
          <w:rPr>
            <w:rFonts w:ascii="Cambria" w:hAnsi="Cambria"/>
          </w:rPr>
          <w:t>evaluador automático</w:t>
        </w:r>
        <w:r w:rsidDel="002B57E6">
          <w:t xml:space="preserve"> </w:t>
        </w:r>
        <w:r w:rsidRPr="004E4D20">
          <w:rPr>
            <w:rFonts w:ascii="Cambria" w:hAnsi="Cambria"/>
          </w:rPr>
          <w:t xml:space="preserve">tiene en su visor un reloj que va mostrando los segundos que han pasado desde que se ejecuta la práctica. Este reloj tiene la apariencia de un reloj digital. Este visor de tiempo está programado en una clase (llamada </w:t>
        </w:r>
        <w:proofErr w:type="spellStart"/>
        <w:r w:rsidRPr="004E4D20">
          <w:rPr>
            <w:rFonts w:ascii="Cambria" w:hAnsi="Cambria"/>
          </w:rPr>
          <w:t>timeWidget</w:t>
        </w:r>
        <w:proofErr w:type="spellEnd"/>
        <w:r w:rsidRPr="004E4D20">
          <w:rPr>
            <w:rFonts w:ascii="Cambria" w:hAnsi="Cambria"/>
          </w:rPr>
          <w:t>), en la cual se almacenará en una variable los segundos que el taxi está realizando el pilotaje.</w:t>
        </w:r>
      </w:ins>
    </w:p>
    <w:p w:rsidR="00EA524D" w:rsidRPr="004E4D20" w:rsidRDefault="00EA524D" w:rsidP="00EA524D">
      <w:pPr>
        <w:jc w:val="both"/>
        <w:rPr>
          <w:ins w:id="893" w:author="jessi_3118@hotmail.com" w:date="2017-09-11T22:09:00Z"/>
          <w:rFonts w:ascii="Cambria" w:hAnsi="Cambria"/>
        </w:rPr>
      </w:pPr>
      <w:ins w:id="894" w:author="jessi_3118@hotmail.com" w:date="2017-09-11T22:09:00Z">
        <w:r w:rsidRPr="004E4D20">
          <w:rPr>
            <w:rFonts w:ascii="Cambria" w:hAnsi="Cambria"/>
          </w:rPr>
          <w:t>En segundo lugar, se ha creado una clase (</w:t>
        </w:r>
        <w:proofErr w:type="spellStart"/>
        <w:r w:rsidRPr="004E4D20">
          <w:rPr>
            <w:rFonts w:ascii="Cambria" w:hAnsi="Cambria"/>
          </w:rPr>
          <w:t>distanceWidget</w:t>
        </w:r>
        <w:proofErr w:type="spellEnd"/>
        <w:r w:rsidRPr="004E4D20">
          <w:rPr>
            <w:rFonts w:ascii="Cambria" w:hAnsi="Cambria"/>
          </w:rPr>
          <w:t xml:space="preserve">) para poder mostrar la distancia </w:t>
        </w:r>
        <w:proofErr w:type="spellStart"/>
        <w:r>
          <w:rPr>
            <w:rFonts w:ascii="Cambria" w:hAnsi="Cambria"/>
          </w:rPr>
          <w:t>euclídea</w:t>
        </w:r>
        <w:proofErr w:type="spellEnd"/>
        <w:r>
          <w:rPr>
            <w:rFonts w:ascii="Cambria" w:hAnsi="Cambria"/>
          </w:rPr>
          <w:t xml:space="preserve"> </w:t>
        </w:r>
        <w:r w:rsidRPr="004E4D20">
          <w:rPr>
            <w:rFonts w:ascii="Cambria" w:hAnsi="Cambria"/>
          </w:rPr>
          <w:t>que existe entre la posición inicial del taxi y el destino que se ha marcado en la GUI. En todos los casos con esta clase se nos mostrará un mensaje en el visor de la aplicación. Si el destino no ha sido seleccionado todavía se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and target: </w:t>
        </w:r>
        <w:proofErr w:type="spellStart"/>
        <w:r w:rsidRPr="004E4D20">
          <w:rPr>
            <w:rFonts w:ascii="Cambria" w:hAnsi="Cambria"/>
          </w:rPr>
          <w:t>Destination</w:t>
        </w:r>
        <w:proofErr w:type="spellEnd"/>
        <w:r w:rsidRPr="004E4D20">
          <w:rPr>
            <w:rFonts w:ascii="Cambria" w:hAnsi="Cambria"/>
          </w:rPr>
          <w:t xml:space="preserve"> </w:t>
        </w:r>
        <w:proofErr w:type="spellStart"/>
        <w:r w:rsidRPr="004E4D20">
          <w:rPr>
            <w:rFonts w:ascii="Cambria" w:hAnsi="Cambria"/>
          </w:rPr>
          <w:t>not</w:t>
        </w:r>
        <w:proofErr w:type="spellEnd"/>
        <w:r w:rsidRPr="004E4D20">
          <w:rPr>
            <w:rFonts w:ascii="Cambria" w:hAnsi="Cambria"/>
          </w:rPr>
          <w:t xml:space="preserve"> </w:t>
        </w:r>
        <w:proofErr w:type="spellStart"/>
        <w:r w:rsidRPr="004E4D20">
          <w:rPr>
            <w:rFonts w:ascii="Cambria" w:hAnsi="Cambria"/>
          </w:rPr>
          <w:t>yet</w:t>
        </w:r>
        <w:proofErr w:type="spellEnd"/>
        <w:r w:rsidRPr="004E4D20">
          <w:rPr>
            <w:rFonts w:ascii="Cambria" w:hAnsi="Cambria"/>
          </w:rPr>
          <w:t xml:space="preserve"> </w:t>
        </w:r>
        <w:proofErr w:type="spellStart"/>
        <w:r w:rsidRPr="004E4D20">
          <w:rPr>
            <w:rFonts w:ascii="Cambria" w:hAnsi="Cambria"/>
          </w:rPr>
          <w:t>selected</w:t>
        </w:r>
        <w:proofErr w:type="spellEnd"/>
        <w:r w:rsidRPr="004E4D20">
          <w:rPr>
            <w:rFonts w:ascii="Cambria" w:hAnsi="Cambria"/>
          </w:rPr>
          <w:t>”. Por el contrario, si ya hemos escogido el destino deseado,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w:t>
        </w:r>
        <w:proofErr w:type="spellStart"/>
        <w:r w:rsidRPr="004E4D20">
          <w:rPr>
            <w:rFonts w:ascii="Cambria" w:hAnsi="Cambria"/>
          </w:rPr>
          <w:t>origin</w:t>
        </w:r>
        <w:proofErr w:type="spellEnd"/>
        <w:r w:rsidRPr="004E4D20">
          <w:rPr>
            <w:rFonts w:ascii="Cambria" w:hAnsi="Cambria"/>
          </w:rPr>
          <w:t>) and target: X m”. Con X nos referimos a que dependiendo de donde esté colocado el destino se mostrará una distancia u otra.</w:t>
        </w:r>
      </w:ins>
    </w:p>
    <w:p w:rsidR="00EA524D" w:rsidRPr="004E4D20" w:rsidRDefault="00EA524D" w:rsidP="00EA524D">
      <w:pPr>
        <w:jc w:val="both"/>
        <w:rPr>
          <w:ins w:id="895" w:author="jessi_3118@hotmail.com" w:date="2017-09-11T22:09:00Z"/>
          <w:rFonts w:ascii="Cambria" w:hAnsi="Cambria"/>
        </w:rPr>
      </w:pPr>
      <w:ins w:id="896" w:author="jessi_3118@hotmail.com" w:date="2017-09-11T22:09:00Z">
        <w:r w:rsidRPr="004E4D20">
          <w:rPr>
            <w:rFonts w:ascii="Cambria" w:hAnsi="Cambria"/>
          </w:rPr>
          <w:t>En tercer lugar, tenemos un visor de la velocidad (en km/h) que alcanza nuestro taxi durante el pilotaje. Para mostrar la velocidad en km/h se ha calculado la velocidad en m/s y se ha realizado la conversión a km/h. En esta clase se realiza un pintado de un velocímetro, que marca con una aguja la velocidad que lleva nuestro vehículo. Cuando el coche está totalmente parado, la aguja aparecerá tumbada hacia la izquierda. Además, debajo del velocímetro aparecerá un mensaje con la velocidad en km/h que tiene nuestro taxi en cada momento.</w:t>
        </w:r>
      </w:ins>
    </w:p>
    <w:p w:rsidR="00EA524D" w:rsidRPr="004E4D20" w:rsidRDefault="00EA524D" w:rsidP="00EA524D">
      <w:pPr>
        <w:jc w:val="both"/>
        <w:rPr>
          <w:ins w:id="897" w:author="jessi_3118@hotmail.com" w:date="2017-09-11T22:09:00Z"/>
          <w:rFonts w:ascii="Cambria" w:hAnsi="Cambria"/>
        </w:rPr>
      </w:pPr>
      <w:ins w:id="898" w:author="jessi_3118@hotmail.com" w:date="2017-09-11T22:09:00Z">
        <w:r w:rsidRPr="004E4D20">
          <w:rPr>
            <w:rFonts w:ascii="Cambria" w:hAnsi="Cambria"/>
          </w:rPr>
          <w:t>Al igual que sucede con el velocímetro, tenemos un visor similar para pintar la orientación que tiene nuestro taxi en todo momento. Esta orientación irá desde un ángulo de –pi (izquierda) a un ángulo de pi (derecha). En esta clase (</w:t>
        </w:r>
        <w:proofErr w:type="spellStart"/>
        <w:r w:rsidRPr="004E4D20">
          <w:rPr>
            <w:rFonts w:ascii="Cambria" w:hAnsi="Cambria"/>
          </w:rPr>
          <w:t>angleWidget</w:t>
        </w:r>
        <w:proofErr w:type="spellEnd"/>
        <w:r w:rsidRPr="004E4D20">
          <w:rPr>
            <w:rFonts w:ascii="Cambria" w:hAnsi="Cambria"/>
          </w:rPr>
          <w:t>), también, se mostrará un mensaje con la orientación del taxi.</w:t>
        </w:r>
      </w:ins>
    </w:p>
    <w:p w:rsidR="00EA524D" w:rsidRPr="00F609C2" w:rsidDel="00C47F20" w:rsidRDefault="00EA524D" w:rsidP="00EA524D">
      <w:pPr>
        <w:jc w:val="both"/>
        <w:rPr>
          <w:ins w:id="899" w:author="jessi_3118@hotmail.com" w:date="2017-09-11T22:09:00Z"/>
          <w:del w:id="900" w:author="Usuario" w:date="2017-09-12T18:11:00Z"/>
          <w:rFonts w:ascii="Cambria" w:hAnsi="Cambria"/>
        </w:rPr>
      </w:pPr>
      <w:ins w:id="901" w:author="jessi_3118@hotmail.com" w:date="2017-09-11T22:09:00Z">
        <w:r w:rsidRPr="00F609C2">
          <w:rPr>
            <w:rFonts w:ascii="Cambria" w:hAnsi="Cambria"/>
          </w:rPr>
          <w:t xml:space="preserve">Por último, tenemos la clase que nos calculará la nota final. En la interfaz gráfica podemos ver que tenemos un botón con el mensaje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xml:space="preserve">”. Si pulsamos este botón nos mostrará nuestra nota. Si el botón se pulsa antes de que el taxi llegue al destino fijado nos indicará en un mensaje que el destino aún no se ha alcanzado. La nota final se calcula si hemos llegado al destino. Si hemos llegado a destino ya tendremos como mínimo una nota de 7, y como máximo una nota de 8, a la cual le sumaremos hasta 2 puntos como máximo en función de la velocidad media del taxi en el pilotaje. Si nos hemos quedado a una distancia máxima de 2 metros del destino tendremos un 8 de nota, a la que le sumaremos hasta 2 puntos como máximo. Por el contrario, si nos quedamos hasta 4 metros de distancia del objetivo el valor de la nota de la que partimos será 7.5; y si por el contrario nos hemos quedado hasta 5 metros del destino, la nota de partida será de 7 puntos. Si nos hemos quedado a más de 5 metros del destino se considerará que no hemos llegado aún. El cálculo del campo del gradiente no se tiene en cuenta en el cálculo de la nota, puesto </w:t>
        </w:r>
        <w:r w:rsidRPr="00F609C2">
          <w:rPr>
            <w:rFonts w:ascii="Cambria" w:hAnsi="Cambria"/>
          </w:rPr>
          <w:lastRenderedPageBreak/>
          <w:t>que es muy difícil comprobar si se ha realizado el cálculo del campo correctamente, ya que hay diferentes modos de realizarlo. Para saber si el campo está bien habría que comprobar la imagen que tenemos como resultado del campo o emplear un vídeo de cómo se realiza la expansión.</w:t>
        </w:r>
      </w:ins>
    </w:p>
    <w:p w:rsidR="00EA524D" w:rsidRDefault="00EA524D">
      <w:pPr>
        <w:jc w:val="both"/>
        <w:rPr>
          <w:ins w:id="902" w:author="jessi_3118@hotmail.com" w:date="2017-09-11T22:09:00Z"/>
          <w:rFonts w:asciiTheme="majorHAnsi" w:hAnsiTheme="majorHAnsi"/>
        </w:rPr>
        <w:pPrChange w:id="903" w:author="Usuario" w:date="2017-09-12T18:11:00Z">
          <w:pPr>
            <w:pStyle w:val="SubTitulos-TFG"/>
            <w:numPr>
              <w:ilvl w:val="0"/>
              <w:numId w:val="0"/>
            </w:numPr>
            <w:spacing w:line="254" w:lineRule="auto"/>
            <w:ind w:left="0" w:firstLine="0"/>
          </w:pPr>
        </w:pPrChange>
      </w:pPr>
    </w:p>
    <w:p w:rsidR="00EA524D" w:rsidRPr="00F609C2" w:rsidRDefault="00EA524D" w:rsidP="00EA524D">
      <w:pPr>
        <w:jc w:val="both"/>
        <w:rPr>
          <w:ins w:id="904" w:author="jessi_3118@hotmail.com" w:date="2017-09-11T22:09:00Z"/>
          <w:rFonts w:ascii="Cambria" w:hAnsi="Cambria"/>
        </w:rPr>
      </w:pPr>
      <w:ins w:id="905" w:author="jessi_3118@hotmail.com" w:date="2017-09-11T22:09:00Z">
        <w:r w:rsidRPr="00F609C2">
          <w:rPr>
            <w:rFonts w:ascii="Cambria" w:hAnsi="Cambria"/>
          </w:rPr>
          <w:t xml:space="preserve">A continuación, se muestran tres imágenes diferentes de nuestro </w:t>
        </w:r>
        <w:r w:rsidRPr="00D05D57">
          <w:rPr>
            <w:rFonts w:ascii="Cambria" w:hAnsi="Cambria"/>
          </w:rPr>
          <w:t>evaluador automático</w:t>
        </w:r>
        <w:r w:rsidRPr="00F609C2">
          <w:rPr>
            <w:rFonts w:ascii="Cambria" w:hAnsi="Cambria"/>
          </w:rPr>
          <w:t xml:space="preserve">. La primera imagen muestra cómo sería nuestro </w:t>
        </w:r>
        <w:r w:rsidRPr="00D05D57">
          <w:rPr>
            <w:rFonts w:ascii="Cambria" w:hAnsi="Cambria"/>
          </w:rPr>
          <w:t>evaluador automático</w:t>
        </w:r>
        <w:r w:rsidDel="002B57E6">
          <w:t xml:space="preserve"> </w:t>
        </w:r>
        <w:r w:rsidRPr="00F609C2">
          <w:rPr>
            <w:rFonts w:ascii="Cambria" w:hAnsi="Cambria"/>
          </w:rPr>
          <w:t xml:space="preserve">al ejecutar la práctica y no haber seleccionado aún el destino. En la segunda imagen, se muestra el aspecto que tendría el </w:t>
        </w:r>
        <w:r w:rsidRPr="00D05D57">
          <w:rPr>
            <w:rFonts w:ascii="Cambria" w:hAnsi="Cambria"/>
          </w:rPr>
          <w:t>evaluador automático</w:t>
        </w:r>
        <w:r w:rsidDel="002B57E6">
          <w:t xml:space="preserve"> </w:t>
        </w:r>
        <w:r w:rsidRPr="00F609C2">
          <w:rPr>
            <w:rFonts w:ascii="Cambria" w:hAnsi="Cambria"/>
          </w:rPr>
          <w:t xml:space="preserve">durante el pilotaje del taxi. Se puede observar que la aguja del velocímetro ya no está tumbada a la izquierda. En la última imagen podemos ver que se ha pulsado al botón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y hemos alcanzado ya el destino, por lo que nos aparece un mensaje con nuestra nota.</w:t>
        </w:r>
      </w:ins>
    </w:p>
    <w:p w:rsidR="00EA524D" w:rsidRDefault="00EA524D" w:rsidP="00EA524D">
      <w:pPr>
        <w:pStyle w:val="SubTitulos-TFG"/>
        <w:numPr>
          <w:ilvl w:val="0"/>
          <w:numId w:val="0"/>
        </w:numPr>
        <w:spacing w:line="254" w:lineRule="auto"/>
        <w:rPr>
          <w:ins w:id="906" w:author="jessi_3118@hotmail.com" w:date="2017-09-11T22:09:00Z"/>
          <w:rFonts w:asciiTheme="majorHAnsi" w:hAnsiTheme="majorHAnsi"/>
          <w:sz w:val="22"/>
          <w:szCs w:val="22"/>
        </w:rPr>
      </w:pPr>
    </w:p>
    <w:p w:rsidR="00EA524D" w:rsidRDefault="00EA524D" w:rsidP="00EA524D">
      <w:pPr>
        <w:pStyle w:val="SubTitulos-TFG"/>
        <w:numPr>
          <w:ilvl w:val="0"/>
          <w:numId w:val="0"/>
        </w:numPr>
        <w:spacing w:line="254" w:lineRule="auto"/>
        <w:jc w:val="center"/>
        <w:rPr>
          <w:ins w:id="907" w:author="jessi_3118@hotmail.com" w:date="2017-09-11T22:09:00Z"/>
          <w:rFonts w:asciiTheme="majorHAnsi" w:hAnsiTheme="majorHAnsi"/>
          <w:sz w:val="22"/>
          <w:szCs w:val="22"/>
        </w:rPr>
      </w:pPr>
    </w:p>
    <w:p w:rsidR="00EA524D" w:rsidRDefault="00EA524D" w:rsidP="00EA524D">
      <w:pPr>
        <w:pStyle w:val="SubTitulos-TFG"/>
        <w:numPr>
          <w:ilvl w:val="0"/>
          <w:numId w:val="0"/>
        </w:numPr>
        <w:spacing w:line="254" w:lineRule="auto"/>
        <w:jc w:val="center"/>
        <w:rPr>
          <w:ins w:id="908" w:author="jessi_3118@hotmail.com" w:date="2017-09-11T22:09:00Z"/>
          <w:rFonts w:asciiTheme="majorHAnsi" w:hAnsiTheme="majorHAnsi"/>
          <w:sz w:val="22"/>
          <w:szCs w:val="22"/>
        </w:rPr>
      </w:pPr>
      <w:ins w:id="909" w:author="jessi_3118@hotmail.com" w:date="2017-09-11T22:09:00Z">
        <w:r>
          <w:rPr>
            <w:rFonts w:asciiTheme="majorHAnsi" w:hAnsiTheme="majorHAnsi"/>
            <w:noProof/>
            <w:sz w:val="22"/>
            <w:szCs w:val="22"/>
            <w:lang w:eastAsia="es-ES"/>
          </w:rPr>
          <w:drawing>
            <wp:inline distT="0" distB="0" distL="0" distR="0" wp14:anchorId="2798DF47" wp14:editId="2EBA6F1A">
              <wp:extent cx="4607169" cy="2558578"/>
              <wp:effectExtent l="0" t="0" r="317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_gpp.png"/>
                      <pic:cNvPicPr/>
                    </pic:nvPicPr>
                    <pic:blipFill>
                      <a:blip r:embed="rId34">
                        <a:extLst>
                          <a:ext uri="{28A0092B-C50C-407E-A947-70E740481C1C}">
                            <a14:useLocalDpi xmlns:a14="http://schemas.microsoft.com/office/drawing/2010/main" val="0"/>
                          </a:ext>
                        </a:extLst>
                      </a:blip>
                      <a:stretch>
                        <a:fillRect/>
                      </a:stretch>
                    </pic:blipFill>
                    <pic:spPr>
                      <a:xfrm>
                        <a:off x="0" y="0"/>
                        <a:ext cx="4613278" cy="2561971"/>
                      </a:xfrm>
                      <a:prstGeom prst="rect">
                        <a:avLst/>
                      </a:prstGeom>
                    </pic:spPr>
                  </pic:pic>
                </a:graphicData>
              </a:graphic>
            </wp:inline>
          </w:drawing>
        </w:r>
      </w:ins>
    </w:p>
    <w:p w:rsidR="00EA524D" w:rsidRPr="00F609C2" w:rsidRDefault="00EA524D" w:rsidP="00EA524D">
      <w:pPr>
        <w:jc w:val="center"/>
        <w:rPr>
          <w:ins w:id="910" w:author="jessi_3118@hotmail.com" w:date="2017-09-11T22:09:00Z"/>
          <w:rFonts w:ascii="Cambria" w:hAnsi="Cambria"/>
        </w:rPr>
      </w:pPr>
      <w:ins w:id="911" w:author="jessi_3118@hotmail.com" w:date="2017-09-11T22:09:00Z">
        <w:r w:rsidRPr="00F609C2">
          <w:rPr>
            <w:rFonts w:ascii="Cambria" w:hAnsi="Cambria"/>
          </w:rPr>
          <w:t xml:space="preserve">Figure 4.15: </w:t>
        </w:r>
        <w:r>
          <w:rPr>
            <w:rFonts w:ascii="Cambria" w:hAnsi="Cambria"/>
          </w:rPr>
          <w:t>E</w:t>
        </w:r>
        <w:r w:rsidRPr="00D05D57">
          <w:rPr>
            <w:rFonts w:ascii="Cambria" w:hAnsi="Cambria"/>
          </w:rPr>
          <w:t>valuador automático</w:t>
        </w:r>
        <w:r w:rsidDel="002B57E6">
          <w:t xml:space="preserve"> </w:t>
        </w:r>
        <w:r w:rsidRPr="00F609C2">
          <w:rPr>
            <w:rFonts w:ascii="Cambria" w:hAnsi="Cambria"/>
          </w:rPr>
          <w:t>del GPP durante el pilotaje</w:t>
        </w:r>
      </w:ins>
    </w:p>
    <w:p w:rsidR="00EA524D" w:rsidRDefault="00EA524D">
      <w:pPr>
        <w:pStyle w:val="SubSubTitulo"/>
        <w:spacing w:line="254" w:lineRule="auto"/>
        <w:ind w:left="0" w:firstLine="0"/>
        <w:rPr>
          <w:ins w:id="912" w:author="jessi_3118@hotmail.com" w:date="2017-09-11T22:09:00Z"/>
        </w:rPr>
        <w:pPrChange w:id="913" w:author="jessi_3118@hotmail.com" w:date="2017-09-11T22:09:00Z">
          <w:pPr>
            <w:pStyle w:val="SubSubTitulo"/>
            <w:numPr>
              <w:ilvl w:val="2"/>
              <w:numId w:val="22"/>
            </w:numPr>
            <w:spacing w:line="254" w:lineRule="auto"/>
            <w:ind w:left="720" w:hanging="720"/>
          </w:pPr>
        </w:pPrChange>
      </w:pPr>
    </w:p>
    <w:p w:rsidR="00EA524D" w:rsidRDefault="00EA524D">
      <w:pPr>
        <w:pStyle w:val="SubSubTitulo"/>
        <w:spacing w:line="254" w:lineRule="auto"/>
        <w:ind w:left="0" w:firstLine="0"/>
        <w:rPr>
          <w:ins w:id="914" w:author="jessi_3118@hotmail.com" w:date="2017-09-11T22:09:00Z"/>
        </w:rPr>
        <w:pPrChange w:id="915" w:author="jessi_3118@hotmail.com" w:date="2017-09-11T22:09:00Z">
          <w:pPr>
            <w:pStyle w:val="SubSubTitulo"/>
            <w:numPr>
              <w:ilvl w:val="2"/>
              <w:numId w:val="22"/>
            </w:numPr>
            <w:spacing w:line="254" w:lineRule="auto"/>
            <w:ind w:left="720" w:hanging="720"/>
          </w:pPr>
        </w:pPrChange>
      </w:pPr>
    </w:p>
    <w:p w:rsidR="009026D3" w:rsidRDefault="009026D3">
      <w:pPr>
        <w:pStyle w:val="SubTitulos-TFG"/>
        <w:numPr>
          <w:ilvl w:val="1"/>
          <w:numId w:val="37"/>
        </w:numPr>
        <w:pPrChange w:id="916" w:author="jessi_3118@hotmail.com" w:date="2017-09-11T22:16:00Z">
          <w:pPr>
            <w:pStyle w:val="SubSubTitulo"/>
            <w:numPr>
              <w:ilvl w:val="2"/>
              <w:numId w:val="22"/>
            </w:numPr>
            <w:spacing w:line="254" w:lineRule="auto"/>
            <w:ind w:left="720" w:hanging="720"/>
          </w:pPr>
        </w:pPrChange>
      </w:pPr>
      <w:r>
        <w:t>Experimentación</w:t>
      </w:r>
    </w:p>
    <w:p w:rsidR="00F94D94" w:rsidRDefault="00F94D94" w:rsidP="00F94D94">
      <w:pPr>
        <w:jc w:val="both"/>
        <w:rPr>
          <w:ins w:id="917" w:author="Usuario" w:date="2017-09-12T18:12:00Z"/>
          <w:rFonts w:ascii="Cambria" w:hAnsi="Cambria"/>
        </w:rPr>
      </w:pPr>
      <w:ins w:id="918" w:author="Usuario" w:date="2017-09-12T18:12:00Z">
        <w:r>
          <w:rPr>
            <w:rFonts w:ascii="Cambria" w:hAnsi="Cambria"/>
          </w:rPr>
          <w:t>Es importante conocer cómo ejecutar la práctica. Para lanzar la práctica hay que abrir tres terminales y ejecutar en cada uno de ellos:</w:t>
        </w:r>
      </w:ins>
    </w:p>
    <w:p w:rsidR="00F94D94" w:rsidRDefault="00F94D94" w:rsidP="00F94D94">
      <w:pPr>
        <w:pStyle w:val="Prrafodelista"/>
        <w:numPr>
          <w:ilvl w:val="0"/>
          <w:numId w:val="24"/>
        </w:numPr>
        <w:jc w:val="both"/>
        <w:rPr>
          <w:ins w:id="919" w:author="Usuario" w:date="2017-09-12T18:12:00Z"/>
          <w:rFonts w:ascii="Cambria" w:hAnsi="Cambria"/>
        </w:rPr>
      </w:pPr>
      <w:ins w:id="920" w:author="Usuario" w:date="2017-09-12T18:12:00Z">
        <w:r>
          <w:rPr>
            <w:rFonts w:ascii="Cambria" w:hAnsi="Cambria"/>
          </w:rPr>
          <w:t xml:space="preserve">Lanzar </w:t>
        </w:r>
        <w:proofErr w:type="spellStart"/>
        <w:r>
          <w:rPr>
            <w:rFonts w:ascii="Cambria" w:hAnsi="Cambria"/>
          </w:rPr>
          <w:t>Gazebo</w:t>
        </w:r>
        <w:proofErr w:type="spellEnd"/>
        <w:r>
          <w:rPr>
            <w:rFonts w:ascii="Cambria" w:hAnsi="Cambria"/>
          </w:rPr>
          <w:t xml:space="preserve">: </w:t>
        </w:r>
        <w:proofErr w:type="spellStart"/>
        <w:r>
          <w:rPr>
            <w:rFonts w:ascii="Cambria" w:hAnsi="Cambria"/>
          </w:rPr>
          <w:t>gazebo</w:t>
        </w:r>
        <w:proofErr w:type="spellEnd"/>
        <w:r>
          <w:rPr>
            <w:rFonts w:ascii="Cambria" w:hAnsi="Cambria"/>
          </w:rPr>
          <w:t xml:space="preserve"> </w:t>
        </w:r>
        <w:proofErr w:type="spellStart"/>
        <w:r w:rsidRPr="00937888">
          <w:rPr>
            <w:rFonts w:ascii="Cambria" w:hAnsi="Cambria"/>
          </w:rPr>
          <w:t>cityLarge.world</w:t>
        </w:r>
        <w:proofErr w:type="spellEnd"/>
      </w:ins>
    </w:p>
    <w:p w:rsidR="00F94D94" w:rsidRDefault="00F94D94" w:rsidP="00F94D94">
      <w:pPr>
        <w:pStyle w:val="Prrafodelista"/>
        <w:numPr>
          <w:ilvl w:val="0"/>
          <w:numId w:val="24"/>
        </w:numPr>
        <w:jc w:val="both"/>
        <w:rPr>
          <w:ins w:id="921" w:author="Usuario" w:date="2017-09-12T18:12:00Z"/>
          <w:rFonts w:ascii="Cambria" w:hAnsi="Cambria"/>
        </w:rPr>
      </w:pPr>
      <w:ins w:id="922" w:author="Usuario" w:date="2017-09-12T18:12:00Z">
        <w:r>
          <w:rPr>
            <w:rFonts w:ascii="Cambria" w:hAnsi="Cambria"/>
          </w:rPr>
          <w:t xml:space="preserve">Ejecutar la práctica y lanzar la GUI: </w:t>
        </w:r>
        <w:r w:rsidRPr="00937888">
          <w:rPr>
            <w:rFonts w:ascii="Cambria" w:hAnsi="Cambria"/>
          </w:rPr>
          <w:t>python2 globalNavigation.py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w:t>
        </w:r>
        <w:r>
          <w:rPr>
            <w:rFonts w:ascii="Cambria" w:hAnsi="Cambria"/>
          </w:rPr>
          <w:t>nf</w:t>
        </w:r>
        <w:proofErr w:type="spellEnd"/>
        <w:r>
          <w:rPr>
            <w:rFonts w:ascii="Cambria" w:hAnsi="Cambria"/>
          </w:rPr>
          <w:t xml:space="preserve"> --</w:t>
        </w:r>
        <w:proofErr w:type="spellStart"/>
        <w:r>
          <w:rPr>
            <w:rFonts w:ascii="Cambria" w:hAnsi="Cambria"/>
          </w:rPr>
          <w:t>Ice.Config</w:t>
        </w:r>
        <w:proofErr w:type="spellEnd"/>
        <w:r>
          <w:rPr>
            <w:rFonts w:ascii="Cambria" w:hAnsi="Cambria"/>
          </w:rPr>
          <w:t>=</w:t>
        </w:r>
        <w:proofErr w:type="spellStart"/>
        <w:r>
          <w:rPr>
            <w:rFonts w:ascii="Cambria" w:hAnsi="Cambria"/>
          </w:rPr>
          <w:t>teleTaxi.cfg</w:t>
        </w:r>
        <w:proofErr w:type="spellEnd"/>
      </w:ins>
    </w:p>
    <w:p w:rsidR="00F94D94" w:rsidRPr="00D90FB6" w:rsidRDefault="00F94D94" w:rsidP="00F94D94">
      <w:pPr>
        <w:pStyle w:val="Prrafodelista"/>
        <w:numPr>
          <w:ilvl w:val="0"/>
          <w:numId w:val="24"/>
        </w:numPr>
        <w:jc w:val="both"/>
        <w:rPr>
          <w:ins w:id="923" w:author="Usuario" w:date="2017-09-12T18:12:00Z"/>
          <w:rFonts w:ascii="Cambria" w:hAnsi="Cambria"/>
        </w:rPr>
      </w:pPr>
      <w:ins w:id="924" w:author="Usuario" w:date="2017-09-12T18:12:00Z">
        <w:r>
          <w:rPr>
            <w:rFonts w:ascii="Cambria" w:hAnsi="Cambria"/>
          </w:rPr>
          <w:t xml:space="preserve">Ejecutar el </w:t>
        </w:r>
        <w:r w:rsidRPr="00D05D57">
          <w:rPr>
            <w:rFonts w:ascii="Cambria" w:hAnsi="Cambria"/>
          </w:rPr>
          <w:t>evaluador automático</w:t>
        </w:r>
        <w:r>
          <w:rPr>
            <w:rFonts w:ascii="Cambria" w:hAnsi="Cambria"/>
          </w:rPr>
          <w:t xml:space="preserve">: </w:t>
        </w:r>
        <w:r w:rsidRPr="00937888">
          <w:rPr>
            <w:rFonts w:ascii="Cambria" w:hAnsi="Cambria"/>
          </w:rPr>
          <w:t>python2 referee.py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taxiMap.conf</w:t>
        </w:r>
        <w:proofErr w:type="spellEnd"/>
        <w:r w:rsidRPr="00937888">
          <w:rPr>
            <w:rFonts w:ascii="Cambria" w:hAnsi="Cambria"/>
          </w:rPr>
          <w:t xml:space="preserve"> --</w:t>
        </w:r>
        <w:proofErr w:type="spellStart"/>
        <w:r w:rsidRPr="00937888">
          <w:rPr>
            <w:rFonts w:ascii="Cambria" w:hAnsi="Cambria"/>
          </w:rPr>
          <w:t>Ice.Config</w:t>
        </w:r>
        <w:proofErr w:type="spellEnd"/>
        <w:r w:rsidRPr="00937888">
          <w:rPr>
            <w:rFonts w:ascii="Cambria" w:hAnsi="Cambria"/>
          </w:rPr>
          <w:t>=</w:t>
        </w:r>
        <w:proofErr w:type="spellStart"/>
        <w:r w:rsidRPr="00937888">
          <w:rPr>
            <w:rFonts w:ascii="Cambria" w:hAnsi="Cambria"/>
          </w:rPr>
          <w:t>teleTaxi.cfg</w:t>
        </w:r>
        <w:proofErr w:type="spellEnd"/>
      </w:ins>
    </w:p>
    <w:p w:rsidR="00F94D94" w:rsidRDefault="00184657" w:rsidP="009026D3">
      <w:pPr>
        <w:jc w:val="both"/>
        <w:rPr>
          <w:ins w:id="925" w:author="Usuario" w:date="2017-09-12T18:15:00Z"/>
          <w:rFonts w:ascii="Cambria" w:hAnsi="Cambria"/>
        </w:rPr>
      </w:pPr>
      <w:ins w:id="926" w:author="Usuario" w:date="2017-09-12T18:14:00Z">
        <w:r w:rsidRPr="00184657">
          <w:rPr>
            <w:rFonts w:ascii="Cambria" w:hAnsi="Cambria"/>
          </w:rPr>
          <w:t xml:space="preserve">Si </w:t>
        </w:r>
        <w:r>
          <w:rPr>
            <w:rFonts w:ascii="Cambria" w:hAnsi="Cambria"/>
          </w:rPr>
          <w:t>el</w:t>
        </w:r>
        <w:r w:rsidRPr="00184657">
          <w:rPr>
            <w:rFonts w:ascii="Cambria" w:hAnsi="Cambria"/>
          </w:rPr>
          <w:t xml:space="preserve"> ordenador </w:t>
        </w:r>
        <w:r>
          <w:rPr>
            <w:rFonts w:ascii="Cambria" w:hAnsi="Cambria"/>
          </w:rPr>
          <w:t>que se emple</w:t>
        </w:r>
        <w:r w:rsidRPr="00184657">
          <w:rPr>
            <w:rFonts w:ascii="Cambria" w:hAnsi="Cambria"/>
          </w:rPr>
          <w:t>a</w:t>
        </w:r>
        <w:r>
          <w:rPr>
            <w:rFonts w:ascii="Cambria" w:hAnsi="Cambria"/>
          </w:rPr>
          <w:t xml:space="preserve"> no tiene muchos recursos</w:t>
        </w:r>
        <w:r w:rsidRPr="00184657">
          <w:rPr>
            <w:rFonts w:ascii="Cambria" w:hAnsi="Cambria"/>
          </w:rPr>
          <w:t xml:space="preserve"> </w:t>
        </w:r>
        <w:proofErr w:type="spellStart"/>
        <w:r w:rsidRPr="00184657">
          <w:rPr>
            <w:rFonts w:ascii="Cambria" w:hAnsi="Cambria"/>
          </w:rPr>
          <w:t>recursos</w:t>
        </w:r>
        <w:proofErr w:type="spellEnd"/>
        <w:r w:rsidRPr="00184657">
          <w:rPr>
            <w:rFonts w:ascii="Cambria" w:hAnsi="Cambria"/>
          </w:rPr>
          <w:t xml:space="preserve"> </w:t>
        </w:r>
        <w:r>
          <w:rPr>
            <w:rFonts w:ascii="Cambria" w:hAnsi="Cambria"/>
          </w:rPr>
          <w:t>se puede</w:t>
        </w:r>
        <w:r w:rsidRPr="00184657">
          <w:rPr>
            <w:rFonts w:ascii="Cambria" w:hAnsi="Cambria"/>
          </w:rPr>
          <w:t xml:space="preserve"> arrancar el simulador sin interfaz gráfico:</w:t>
        </w:r>
      </w:ins>
    </w:p>
    <w:p w:rsidR="00184657" w:rsidRPr="00184657" w:rsidRDefault="00184657">
      <w:pPr>
        <w:pStyle w:val="Prrafodelista"/>
        <w:numPr>
          <w:ilvl w:val="0"/>
          <w:numId w:val="40"/>
        </w:numPr>
        <w:jc w:val="both"/>
        <w:rPr>
          <w:ins w:id="927" w:author="Usuario" w:date="2017-09-12T18:12:00Z"/>
          <w:rFonts w:ascii="Cambria" w:hAnsi="Cambria"/>
          <w:lang w:val="en-US"/>
          <w:rPrChange w:id="928" w:author="Usuario" w:date="2017-09-12T18:15:00Z">
            <w:rPr>
              <w:ins w:id="929" w:author="Usuario" w:date="2017-09-12T18:12:00Z"/>
            </w:rPr>
          </w:rPrChange>
        </w:rPr>
        <w:pPrChange w:id="930" w:author="Usuario" w:date="2017-09-12T18:15:00Z">
          <w:pPr>
            <w:jc w:val="both"/>
          </w:pPr>
        </w:pPrChange>
      </w:pPr>
      <w:proofErr w:type="spellStart"/>
      <w:ins w:id="931" w:author="Usuario" w:date="2017-09-12T18:15:00Z">
        <w:r w:rsidRPr="00184657">
          <w:rPr>
            <w:rFonts w:ascii="Cambria" w:hAnsi="Cambria"/>
            <w:lang w:val="en-US"/>
            <w:rPrChange w:id="932" w:author="Usuario" w:date="2017-09-12T18:15:00Z">
              <w:rPr>
                <w:rFonts w:ascii="Cambria" w:hAnsi="Cambria"/>
              </w:rPr>
            </w:rPrChange>
          </w:rPr>
          <w:t>Lanzar</w:t>
        </w:r>
        <w:proofErr w:type="spellEnd"/>
        <w:r w:rsidRPr="00184657">
          <w:rPr>
            <w:rFonts w:ascii="Cambria" w:hAnsi="Cambria"/>
            <w:lang w:val="en-US"/>
            <w:rPrChange w:id="933" w:author="Usuario" w:date="2017-09-12T18:15:00Z">
              <w:rPr>
                <w:rFonts w:ascii="Cambria" w:hAnsi="Cambria"/>
              </w:rPr>
            </w:rPrChange>
          </w:rPr>
          <w:t xml:space="preserve"> Gazebo: </w:t>
        </w:r>
        <w:proofErr w:type="spellStart"/>
        <w:r w:rsidRPr="00184657">
          <w:rPr>
            <w:rFonts w:ascii="Cambria" w:hAnsi="Cambria"/>
            <w:lang w:val="en-US"/>
            <w:rPrChange w:id="934" w:author="Usuario" w:date="2017-09-12T18:15:00Z">
              <w:rPr>
                <w:rFonts w:ascii="Cambria" w:hAnsi="Cambria"/>
              </w:rPr>
            </w:rPrChange>
          </w:rPr>
          <w:t>gzserver</w:t>
        </w:r>
        <w:proofErr w:type="spellEnd"/>
        <w:r w:rsidRPr="00184657">
          <w:rPr>
            <w:rFonts w:ascii="Cambria" w:hAnsi="Cambria"/>
            <w:lang w:val="en-US"/>
            <w:rPrChange w:id="935" w:author="Usuario" w:date="2017-09-12T18:15:00Z">
              <w:rPr>
                <w:rFonts w:ascii="Cambria" w:hAnsi="Cambria"/>
              </w:rPr>
            </w:rPrChange>
          </w:rPr>
          <w:t xml:space="preserve"> </w:t>
        </w:r>
        <w:proofErr w:type="spellStart"/>
        <w:r w:rsidRPr="00184657">
          <w:rPr>
            <w:rFonts w:ascii="Cambria" w:hAnsi="Cambria"/>
            <w:lang w:val="en-US"/>
            <w:rPrChange w:id="936" w:author="Usuario" w:date="2017-09-12T18:15:00Z">
              <w:rPr>
                <w:rFonts w:ascii="Cambria" w:hAnsi="Cambria"/>
              </w:rPr>
            </w:rPrChange>
          </w:rPr>
          <w:t>cityLarge.world</w:t>
        </w:r>
      </w:ins>
      <w:proofErr w:type="spellEnd"/>
    </w:p>
    <w:p w:rsidR="009026D3" w:rsidRPr="00B55251" w:rsidRDefault="009026D3" w:rsidP="009026D3">
      <w:pPr>
        <w:jc w:val="both"/>
        <w:rPr>
          <w:rFonts w:ascii="Cambria" w:hAnsi="Cambria"/>
        </w:rPr>
      </w:pPr>
      <w:r w:rsidRPr="00B55251">
        <w:rPr>
          <w:rFonts w:ascii="Cambria" w:hAnsi="Cambria"/>
        </w:rPr>
        <w:lastRenderedPageBreak/>
        <w:t>En la práctica es muy importante el tiempo de ejecución, ya que este tiempo influye en la nota de la práctica y cuanto más rápido sea el algoritmo mejor. Sí que es verdad que en esta práctica tenemos una ciudad muy grande y esto influirá en el tiempo, pero tenemos que intentar que sea el menor tiempo posible.</w:t>
      </w:r>
    </w:p>
    <w:p w:rsidR="009026D3" w:rsidRPr="00B55251" w:rsidRDefault="009026D3" w:rsidP="009026D3">
      <w:pPr>
        <w:jc w:val="both"/>
        <w:rPr>
          <w:rFonts w:ascii="Cambria" w:hAnsi="Cambria"/>
        </w:rPr>
      </w:pPr>
      <w:r w:rsidRPr="00B55251">
        <w:rPr>
          <w:rFonts w:ascii="Cambria" w:hAnsi="Cambria"/>
        </w:rPr>
        <w:t xml:space="preserve">En el tiempo que tarda nuestro taxi en llegar al destino, es decir, durante el pilotaje, influirá el ordenador que empleemos. Este es un gran inconveniente, ya que quien posea mejor ordenador obtendrá tiempos de ejecución mucho menores que quien posea un ordenador sin tantas capacidades. La ejecución de </w:t>
      </w:r>
      <w:proofErr w:type="spellStart"/>
      <w:r w:rsidRPr="00B55251">
        <w:rPr>
          <w:rFonts w:ascii="Cambria" w:hAnsi="Cambria"/>
        </w:rPr>
        <w:t>Gazebo</w:t>
      </w:r>
      <w:proofErr w:type="spellEnd"/>
      <w:r w:rsidRPr="00B55251">
        <w:rPr>
          <w:rFonts w:ascii="Cambria" w:hAnsi="Cambria"/>
        </w:rPr>
        <w:t xml:space="preserve"> consume muchos recursos del ordenador haciendo que el taxi sea más lento. </w:t>
      </w:r>
    </w:p>
    <w:p w:rsidR="009026D3" w:rsidRPr="00B55251" w:rsidRDefault="009026D3" w:rsidP="009026D3">
      <w:pPr>
        <w:jc w:val="both"/>
        <w:rPr>
          <w:rFonts w:ascii="Cambria" w:hAnsi="Cambria"/>
        </w:rPr>
      </w:pPr>
      <w:r w:rsidRPr="00B55251">
        <w:rPr>
          <w:rFonts w:ascii="Cambria" w:hAnsi="Cambria"/>
        </w:rPr>
        <w:t xml:space="preserve">En la parte inferior de </w:t>
      </w:r>
      <w:proofErr w:type="spellStart"/>
      <w:r w:rsidRPr="00B55251">
        <w:rPr>
          <w:rFonts w:ascii="Cambria" w:hAnsi="Cambria"/>
        </w:rPr>
        <w:t>Gazebo</w:t>
      </w:r>
      <w:proofErr w:type="spellEnd"/>
      <w:r w:rsidRPr="00B55251">
        <w:rPr>
          <w:rFonts w:ascii="Cambria" w:hAnsi="Cambria"/>
        </w:rPr>
        <w:t xml:space="preserve"> se puede ver el Real Time, el Sim. Time (tiempo simulado) y el Real Time Factor, los cuales tienen mucho que ver en el tiempo de ejecución de </w:t>
      </w:r>
      <w:proofErr w:type="spellStart"/>
      <w:r w:rsidRPr="00B55251">
        <w:rPr>
          <w:rFonts w:ascii="Cambria" w:hAnsi="Cambria"/>
        </w:rPr>
        <w:t>Gazebo</w:t>
      </w:r>
      <w:proofErr w:type="spellEnd"/>
      <w:r w:rsidRPr="00B55251">
        <w:rPr>
          <w:rFonts w:ascii="Cambria" w:hAnsi="Cambria"/>
        </w:rPr>
        <w:t>. El parámetro Real Time expresa el tiempo real en ejecución. El factor Sim. Time expresa el tiempo simulado. Si utilizáramos un ordenador potente entonces el Sim. Time debería estar próximo al Real Time. Mientras que si usamos un ordenador sin tantas capacidades veremos que el Sim. Time es mucho menor que el Real Time. Por su parte, el factor Real Time Factor es un producto de la tasa de actualización y el tamaño del paso. Si queremos obtener un tiempo de simulación bajo deberá oscilar alrededor de 1. Si este parámetro es menor que 1 veremos que la ejecución es más lenta, y cuando se aproxima a 0.2 o menos es demasiado lenta.</w:t>
      </w:r>
    </w:p>
    <w:p w:rsidR="009026D3" w:rsidRPr="00B55251" w:rsidRDefault="009026D3" w:rsidP="009026D3">
      <w:pPr>
        <w:rPr>
          <w:rFonts w:ascii="Cambria" w:hAnsi="Cambria"/>
        </w:rPr>
      </w:pPr>
      <w:r w:rsidRPr="00B55251">
        <w:rPr>
          <w:rFonts w:ascii="Cambria" w:hAnsi="Cambria"/>
        </w:rPr>
        <w:t xml:space="preserve">En el caso del ordenador que se ha empleado el Real Time Factor es muy bajo en algunas ocasiones durante el pilotaje, lo que hace que el Real Time sea mucho mayor que el Sim. Time. En este ordenador el Real Time Factor normalmente oscila entre 0.1 y 0.75, siendo en grandes ocasiones cercano a 0.1. </w:t>
      </w:r>
    </w:p>
    <w:p w:rsidR="009026D3" w:rsidRPr="00B55251" w:rsidRDefault="009026D3" w:rsidP="009026D3">
      <w:pPr>
        <w:rPr>
          <w:rFonts w:ascii="Cambria" w:hAnsi="Cambria"/>
        </w:rPr>
      </w:pPr>
      <w:r w:rsidRPr="00B55251">
        <w:rPr>
          <w:rFonts w:ascii="Cambria" w:hAnsi="Cambria"/>
        </w:rPr>
        <w:t>En el tiempo de ejecución de la práctica se puede diferenciar el tiempo de planificación y el tiempo de pilotaje. Dependiendo del destino que elijamos ambos tiempos variarán, siendo menor si escogemos un destino cercano. Se han realizado varias pruebas con diferentes destinos para poder ver la diferencia entre el tiempo de ejecución.</w:t>
      </w:r>
    </w:p>
    <w:p w:rsidR="009026D3" w:rsidRDefault="009026D3" w:rsidP="009026D3">
      <w:pPr>
        <w:pStyle w:val="SubTitulos-TFG"/>
        <w:numPr>
          <w:ilvl w:val="0"/>
          <w:numId w:val="0"/>
        </w:numPr>
        <w:spacing w:line="256" w:lineRule="auto"/>
        <w:rPr>
          <w:rFonts w:asciiTheme="majorHAnsi" w:hAnsiTheme="majorHAnsi"/>
          <w:sz w:val="22"/>
          <w:szCs w:val="22"/>
        </w:rPr>
      </w:pPr>
    </w:p>
    <w:p w:rsidR="009026D3" w:rsidRPr="00D476C2" w:rsidRDefault="009026D3" w:rsidP="009026D3">
      <w:pPr>
        <w:pStyle w:val="Prrafodelista"/>
        <w:numPr>
          <w:ilvl w:val="0"/>
          <w:numId w:val="33"/>
        </w:numPr>
        <w:jc w:val="both"/>
        <w:rPr>
          <w:rFonts w:ascii="Cambria" w:hAnsi="Cambria"/>
        </w:rPr>
      </w:pPr>
      <w:r w:rsidRPr="00D476C2">
        <w:rPr>
          <w:rFonts w:ascii="Cambria" w:hAnsi="Cambria"/>
        </w:rPr>
        <w:t>Primer destino. Hemos elegido un destino bastante alejado de la posición inicial del robot, lo cual se puede observar en la imagen de abajo. Al realizar la prueba, se ha podido apreciar que el tiempo de planificación es de tan solo 16’’. El tiempo de pilotaje es bastante mayor, alrededor de 2’ 30’’. Para tener conciencia de cómo influye el ordenador en la ejecución de la práctica, se ha comprobado el tiempo Real Time y Sim. Time (se inicializan nada más ejecutar la práctica, aunque aún no se haya comenzado a ejecutar el algoritmo) cuando el taxi alcanza el objetivo. El resultado obtenido es que el Real time es de 3’ 26’’; mientras que el parámetro Sim. Time adquiere un valor de 1’ 30’’. Podemos ver que la diferencia es excesivamente grande, casi de 2 minutos, lo que implica que en un ordenador con las capacidades al máximo el tiempo de ejecución sería relativamente corto.</w:t>
      </w:r>
    </w:p>
    <w:p w:rsidR="009026D3" w:rsidRDefault="009026D3" w:rsidP="009026D3">
      <w:pPr>
        <w:pStyle w:val="SubTitulos-TFG"/>
        <w:numPr>
          <w:ilvl w:val="0"/>
          <w:numId w:val="0"/>
        </w:numPr>
        <w:spacing w:line="256" w:lineRule="auto"/>
        <w:ind w:left="720"/>
        <w:rPr>
          <w:rFonts w:asciiTheme="majorHAnsi" w:hAnsiTheme="majorHAnsi"/>
          <w:sz w:val="22"/>
          <w:szCs w:val="22"/>
        </w:rPr>
      </w:pP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33ABB149" wp14:editId="5CBD0227">
            <wp:extent cx="2333625" cy="2289428"/>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1.PNG"/>
                    <pic:cNvPicPr/>
                  </pic:nvPicPr>
                  <pic:blipFill>
                    <a:blip r:embed="rId35">
                      <a:extLst>
                        <a:ext uri="{28A0092B-C50C-407E-A947-70E740481C1C}">
                          <a14:useLocalDpi xmlns:a14="http://schemas.microsoft.com/office/drawing/2010/main" val="0"/>
                        </a:ext>
                      </a:extLst>
                    </a:blip>
                    <a:stretch>
                      <a:fillRect/>
                    </a:stretch>
                  </pic:blipFill>
                  <pic:spPr>
                    <a:xfrm>
                      <a:off x="0" y="0"/>
                      <a:ext cx="2333951" cy="2289748"/>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4.30: Imagen del mapa con el primer destino elegido</w:t>
      </w: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p>
    <w:p w:rsidR="009026D3" w:rsidRPr="00D476C2" w:rsidRDefault="009026D3" w:rsidP="009026D3">
      <w:pPr>
        <w:pStyle w:val="Prrafodelista"/>
        <w:numPr>
          <w:ilvl w:val="0"/>
          <w:numId w:val="34"/>
        </w:numPr>
        <w:jc w:val="both"/>
        <w:rPr>
          <w:rFonts w:ascii="Cambria" w:hAnsi="Cambria"/>
        </w:rPr>
      </w:pPr>
      <w:r w:rsidRPr="00D476C2">
        <w:rPr>
          <w:rFonts w:ascii="Cambria" w:hAnsi="Cambria"/>
        </w:rPr>
        <w:t>Segundo destino: En esta ocasión se ha elegido un punto en la plaza, que se podrá ver en la imagen inferior. Al comprobar el tiempo de planificación se ha obtenido un tiempo de 16’, al igual que en el caso anterior. El tiempo de pilotaje es de 1’ 57’’. En esta ocasión el tiempo de pilotaje ha sido de aproximadamente 30’’ más rápido. Si comprobamos el Real Time vemos que es de 3’ 06’’; mientras que el Sim. Time es de 1’ 35’’. Es decir, en esta ocasión la diferencia entre el tiempo simulado y el tiempo real es menor, lo que nos lleva a obtener un menor tiempo de ejecución.</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1440"/>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4020A485" wp14:editId="3F5452B7">
            <wp:extent cx="2238375" cy="2204331"/>
            <wp:effectExtent l="0" t="0" r="0" b="571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2.PNG"/>
                    <pic:cNvPicPr/>
                  </pic:nvPicPr>
                  <pic:blipFill>
                    <a:blip r:embed="rId36">
                      <a:extLst>
                        <a:ext uri="{28A0092B-C50C-407E-A947-70E740481C1C}">
                          <a14:useLocalDpi xmlns:a14="http://schemas.microsoft.com/office/drawing/2010/main" val="0"/>
                        </a:ext>
                      </a:extLst>
                    </a:blip>
                    <a:stretch>
                      <a:fillRect/>
                    </a:stretch>
                  </pic:blipFill>
                  <pic:spPr>
                    <a:xfrm>
                      <a:off x="0" y="0"/>
                      <a:ext cx="2238688" cy="2204639"/>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4.31: Imagen del mapa con el segundo destino elegido</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Pr="00D476C2" w:rsidRDefault="009026D3" w:rsidP="009026D3">
      <w:pPr>
        <w:pStyle w:val="Prrafodelista"/>
        <w:numPr>
          <w:ilvl w:val="0"/>
          <w:numId w:val="35"/>
        </w:numPr>
        <w:jc w:val="both"/>
        <w:rPr>
          <w:rFonts w:ascii="Cambria" w:hAnsi="Cambria"/>
        </w:rPr>
      </w:pPr>
      <w:r w:rsidRPr="00D476C2">
        <w:rPr>
          <w:rFonts w:ascii="Cambria" w:hAnsi="Cambria"/>
        </w:rPr>
        <w:t>Tercer destino: El punto escogido en este caso lo podemos ver en la imagen inferior. En este caso el tiempo de la planificación ha sido de 19’, algo superior a las ocasiones anteriores. El tiempo que tarda el taxi en llevar a cabo el pilotaje es de 1’ 12’’, inferior que en el resto de ocasiones puesto que es un destino más cercano. En esta ocasión el Real Time ha sido de 2’ 19’’; y el Sim. Time ha sido de 1’ 17’’. La diferencia ha sido menor que en las anteriores ocasiones.</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993"/>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1281F4B1" wp14:editId="1E94F861">
            <wp:extent cx="2362200" cy="2335152"/>
            <wp:effectExtent l="0" t="0" r="0" b="825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3.PNG"/>
                    <pic:cNvPicPr/>
                  </pic:nvPicPr>
                  <pic:blipFill>
                    <a:blip r:embed="rId37">
                      <a:extLst>
                        <a:ext uri="{28A0092B-C50C-407E-A947-70E740481C1C}">
                          <a14:useLocalDpi xmlns:a14="http://schemas.microsoft.com/office/drawing/2010/main" val="0"/>
                        </a:ext>
                      </a:extLst>
                    </a:blip>
                    <a:stretch>
                      <a:fillRect/>
                    </a:stretch>
                  </pic:blipFill>
                  <pic:spPr>
                    <a:xfrm>
                      <a:off x="0" y="0"/>
                      <a:ext cx="2363594" cy="2336530"/>
                    </a:xfrm>
                    <a:prstGeom prst="rect">
                      <a:avLst/>
                    </a:prstGeom>
                  </pic:spPr>
                </pic:pic>
              </a:graphicData>
            </a:graphic>
          </wp:inline>
        </w:drawing>
      </w:r>
    </w:p>
    <w:p w:rsidR="009026D3" w:rsidRDefault="009026D3" w:rsidP="009026D3">
      <w:pPr>
        <w:ind w:firstLine="708"/>
        <w:jc w:val="center"/>
        <w:rPr>
          <w:rFonts w:cstheme="minorHAnsi"/>
        </w:rPr>
      </w:pPr>
      <w:r w:rsidRPr="00D476C2">
        <w:rPr>
          <w:rFonts w:ascii="Cambria" w:hAnsi="Cambria" w:cstheme="minorHAnsi"/>
        </w:rPr>
        <w:t>Figure 4.32: Imagen del mapa con el segundo destino elegid</w:t>
      </w:r>
      <w:r>
        <w:rPr>
          <w:rFonts w:cstheme="minorHAnsi"/>
        </w:rPr>
        <w:t>o</w:t>
      </w:r>
    </w:p>
    <w:p w:rsidR="009026D3" w:rsidRDefault="009026D3" w:rsidP="009026D3">
      <w:pPr>
        <w:pStyle w:val="SubTitulos-TFG"/>
        <w:numPr>
          <w:ilvl w:val="0"/>
          <w:numId w:val="0"/>
        </w:numPr>
        <w:spacing w:line="256" w:lineRule="auto"/>
        <w:ind w:left="660" w:hanging="660"/>
        <w:rPr>
          <w:rFonts w:asciiTheme="majorHAnsi" w:hAnsiTheme="majorHAnsi"/>
          <w:sz w:val="22"/>
          <w:szCs w:val="22"/>
        </w:rPr>
      </w:pPr>
    </w:p>
    <w:p w:rsidR="009026D3" w:rsidRPr="00D476C2" w:rsidRDefault="009026D3" w:rsidP="009026D3">
      <w:pPr>
        <w:jc w:val="both"/>
        <w:rPr>
          <w:rFonts w:ascii="Cambria" w:hAnsi="Cambria"/>
        </w:rPr>
      </w:pPr>
      <w:r w:rsidRPr="00D476C2">
        <w:rPr>
          <w:rFonts w:ascii="Cambria" w:hAnsi="Cambria"/>
        </w:rPr>
        <w:t>Hemos podido ver cómo influyen diferentes aspectos en el tiempo de simulación: la lejanía del destino y las capacidades del ordenador que empleemos. Además, hemos podido observar que el tiempo de planificación suele ser bastante corto, esto es debido a que el algoritmo es rápido. El pilotaje por su parte ha sido más lento debido a distintos aspectos. Pero es importante mencionar que sería posible mejorar el tiempo de ejecución, empleando quizás algún otro algoritmo más rápido o mejorando el existente. Además, se podría mejorar el tiempo de ejecución dotando al taxi de una mayor velocidad.</w:t>
      </w:r>
    </w:p>
    <w:p w:rsidR="00B30936" w:rsidRDefault="00B30936" w:rsidP="00B30936">
      <w:pPr>
        <w:pStyle w:val="SubTitulos-TFG"/>
        <w:numPr>
          <w:ilvl w:val="0"/>
          <w:numId w:val="0"/>
        </w:numPr>
        <w:spacing w:line="256" w:lineRule="auto"/>
        <w:rPr>
          <w:sz w:val="24"/>
          <w:szCs w:val="24"/>
        </w:rPr>
      </w:pPr>
    </w:p>
    <w:p w:rsidR="00B30936" w:rsidDel="0067217E" w:rsidRDefault="00B30936" w:rsidP="00B30936">
      <w:pPr>
        <w:pStyle w:val="SubTitulos-TFG"/>
        <w:numPr>
          <w:ilvl w:val="0"/>
          <w:numId w:val="0"/>
        </w:numPr>
        <w:spacing w:line="256" w:lineRule="auto"/>
        <w:rPr>
          <w:del w:id="937" w:author="jessi_3118@hotmail.com" w:date="2017-09-11T22:17:00Z"/>
          <w:sz w:val="24"/>
          <w:szCs w:val="24"/>
        </w:rPr>
      </w:pPr>
    </w:p>
    <w:p w:rsidR="00B30936" w:rsidDel="0067217E" w:rsidRDefault="00B30936" w:rsidP="00B30936">
      <w:pPr>
        <w:pStyle w:val="SubTitulos-TFG"/>
        <w:numPr>
          <w:ilvl w:val="0"/>
          <w:numId w:val="0"/>
        </w:numPr>
        <w:spacing w:line="256" w:lineRule="auto"/>
        <w:rPr>
          <w:del w:id="938" w:author="jessi_3118@hotmail.com" w:date="2017-09-11T22:17:00Z"/>
          <w:sz w:val="24"/>
          <w:szCs w:val="24"/>
        </w:rPr>
      </w:pPr>
    </w:p>
    <w:p w:rsidR="00E14318" w:rsidDel="00F94D94" w:rsidRDefault="0067217E" w:rsidP="00E14318">
      <w:pPr>
        <w:jc w:val="both"/>
        <w:rPr>
          <w:ins w:id="939" w:author="jessi_3118@hotmail.com" w:date="2017-09-11T20:41:00Z"/>
          <w:del w:id="940" w:author="Usuario" w:date="2017-09-12T18:12:00Z"/>
          <w:rFonts w:ascii="Cambria" w:hAnsi="Cambria"/>
        </w:rPr>
      </w:pPr>
      <w:ins w:id="941" w:author="jessi_3118@hotmail.com" w:date="2017-09-11T22:18:00Z">
        <w:del w:id="942" w:author="Usuario" w:date="2017-09-12T18:12:00Z">
          <w:r w:rsidDel="00F94D94">
            <w:rPr>
              <w:rFonts w:ascii="Cambria" w:hAnsi="Cambria"/>
            </w:rPr>
            <w:delText>Para lanzar</w:delText>
          </w:r>
        </w:del>
      </w:ins>
      <w:ins w:id="943" w:author="jessi_3118@hotmail.com" w:date="2017-09-11T20:41:00Z">
        <w:del w:id="944" w:author="Usuario" w:date="2017-09-12T18:12:00Z">
          <w:r w:rsidR="00E14318" w:rsidDel="00F94D94">
            <w:rPr>
              <w:rFonts w:ascii="Cambria" w:hAnsi="Cambria"/>
            </w:rPr>
            <w:delText xml:space="preserve"> la práctica</w:delText>
          </w:r>
        </w:del>
      </w:ins>
      <w:ins w:id="945" w:author="jessi_3118@hotmail.com" w:date="2017-09-11T22:18:00Z">
        <w:del w:id="946" w:author="Usuario" w:date="2017-09-12T18:12:00Z">
          <w:r w:rsidDel="00F94D94">
            <w:rPr>
              <w:rFonts w:ascii="Cambria" w:hAnsi="Cambria"/>
            </w:rPr>
            <w:delText xml:space="preserve"> hay que abrir </w:delText>
          </w:r>
        </w:del>
      </w:ins>
      <w:ins w:id="947" w:author="jessi_3118@hotmail.com" w:date="2017-09-11T20:41:00Z">
        <w:del w:id="948" w:author="Usuario" w:date="2017-09-12T18:12:00Z">
          <w:r w:rsidR="00E14318" w:rsidDel="00F94D94">
            <w:rPr>
              <w:rFonts w:ascii="Cambria" w:hAnsi="Cambria"/>
            </w:rPr>
            <w:delText xml:space="preserve">tres terminales y </w:delText>
          </w:r>
        </w:del>
      </w:ins>
      <w:ins w:id="949" w:author="jessi_3118@hotmail.com" w:date="2017-09-11T22:18:00Z">
        <w:del w:id="950" w:author="Usuario" w:date="2017-09-12T18:12:00Z">
          <w:r w:rsidDel="00F94D94">
            <w:rPr>
              <w:rFonts w:ascii="Cambria" w:hAnsi="Cambria"/>
            </w:rPr>
            <w:delText>ejecutar</w:delText>
          </w:r>
        </w:del>
      </w:ins>
      <w:ins w:id="951" w:author="jessi_3118@hotmail.com" w:date="2017-09-11T20:41:00Z">
        <w:del w:id="952" w:author="Usuario" w:date="2017-09-12T18:12:00Z">
          <w:r w:rsidR="00E14318" w:rsidDel="00F94D94">
            <w:rPr>
              <w:rFonts w:ascii="Cambria" w:hAnsi="Cambria"/>
            </w:rPr>
            <w:delText xml:space="preserve"> en cada uno de ellos:</w:delText>
          </w:r>
        </w:del>
      </w:ins>
    </w:p>
    <w:p w:rsidR="00E14318" w:rsidDel="00F94D94" w:rsidRDefault="00E14318" w:rsidP="00E14318">
      <w:pPr>
        <w:pStyle w:val="Prrafodelista"/>
        <w:numPr>
          <w:ilvl w:val="0"/>
          <w:numId w:val="24"/>
        </w:numPr>
        <w:jc w:val="both"/>
        <w:rPr>
          <w:ins w:id="953" w:author="jessi_3118@hotmail.com" w:date="2017-09-11T20:41:00Z"/>
          <w:del w:id="954" w:author="Usuario" w:date="2017-09-12T18:12:00Z"/>
          <w:rFonts w:ascii="Cambria" w:hAnsi="Cambria"/>
        </w:rPr>
      </w:pPr>
      <w:ins w:id="955" w:author="jessi_3118@hotmail.com" w:date="2017-09-11T20:41:00Z">
        <w:del w:id="956" w:author="Usuario" w:date="2017-09-12T18:12:00Z">
          <w:r w:rsidDel="00F94D94">
            <w:rPr>
              <w:rFonts w:ascii="Cambria" w:hAnsi="Cambria"/>
            </w:rPr>
            <w:delText xml:space="preserve">Lanzar Gazebo: gazebo </w:delText>
          </w:r>
          <w:r w:rsidRPr="00937888" w:rsidDel="00F94D94">
            <w:rPr>
              <w:rFonts w:ascii="Cambria" w:hAnsi="Cambria"/>
            </w:rPr>
            <w:delText>cityLarge.world</w:delText>
          </w:r>
        </w:del>
      </w:ins>
    </w:p>
    <w:p w:rsidR="00E14318" w:rsidDel="00F94D94" w:rsidRDefault="00E14318" w:rsidP="00E14318">
      <w:pPr>
        <w:pStyle w:val="Prrafodelista"/>
        <w:numPr>
          <w:ilvl w:val="0"/>
          <w:numId w:val="24"/>
        </w:numPr>
        <w:jc w:val="both"/>
        <w:rPr>
          <w:ins w:id="957" w:author="jessi_3118@hotmail.com" w:date="2017-09-11T20:41:00Z"/>
          <w:del w:id="958" w:author="Usuario" w:date="2017-09-12T18:12:00Z"/>
          <w:rFonts w:ascii="Cambria" w:hAnsi="Cambria"/>
        </w:rPr>
      </w:pPr>
      <w:ins w:id="959" w:author="jessi_3118@hotmail.com" w:date="2017-09-11T20:41:00Z">
        <w:del w:id="960" w:author="Usuario" w:date="2017-09-12T18:12:00Z">
          <w:r w:rsidDel="00F94D94">
            <w:rPr>
              <w:rFonts w:ascii="Cambria" w:hAnsi="Cambria"/>
            </w:rPr>
            <w:delText xml:space="preserve">Ejecutar la práctica y lanzar la GUI: </w:delText>
          </w:r>
          <w:r w:rsidRPr="00937888" w:rsidDel="00F94D94">
            <w:rPr>
              <w:rFonts w:ascii="Cambria" w:hAnsi="Cambria"/>
            </w:rPr>
            <w:delText>python2 globalNavigation.py --mapConfig=taxiMap.co</w:delText>
          </w:r>
          <w:r w:rsidDel="00F94D94">
            <w:rPr>
              <w:rFonts w:ascii="Cambria" w:hAnsi="Cambria"/>
            </w:rPr>
            <w:delText>nf --Ice.Config=teleTaxi.cfg</w:delText>
          </w:r>
        </w:del>
      </w:ins>
    </w:p>
    <w:p w:rsidR="00E14318" w:rsidRPr="00D90FB6" w:rsidDel="00F94D94" w:rsidRDefault="00E14318" w:rsidP="00E14318">
      <w:pPr>
        <w:pStyle w:val="Prrafodelista"/>
        <w:numPr>
          <w:ilvl w:val="0"/>
          <w:numId w:val="24"/>
        </w:numPr>
        <w:jc w:val="both"/>
        <w:rPr>
          <w:ins w:id="961" w:author="jessi_3118@hotmail.com" w:date="2017-09-11T20:41:00Z"/>
          <w:del w:id="962" w:author="Usuario" w:date="2017-09-12T18:12:00Z"/>
          <w:rFonts w:ascii="Cambria" w:hAnsi="Cambria"/>
        </w:rPr>
      </w:pPr>
      <w:ins w:id="963" w:author="jessi_3118@hotmail.com" w:date="2017-09-11T20:41:00Z">
        <w:del w:id="964" w:author="Usuario" w:date="2017-09-12T18:11:00Z">
          <w:r w:rsidDel="006C2225">
            <w:rPr>
              <w:rFonts w:ascii="Cambria" w:hAnsi="Cambria"/>
            </w:rPr>
            <w:delText>La</w:delText>
          </w:r>
        </w:del>
      </w:ins>
      <w:ins w:id="965" w:author="jessi_3118@hotmail.com" w:date="2017-09-11T22:18:00Z">
        <w:del w:id="966" w:author="Usuario" w:date="2017-09-12T18:11:00Z">
          <w:r w:rsidR="0067217E" w:rsidDel="006C2225">
            <w:rPr>
              <w:rFonts w:ascii="Cambria" w:hAnsi="Cambria"/>
            </w:rPr>
            <w:delText>n</w:delText>
          </w:r>
        </w:del>
      </w:ins>
      <w:ins w:id="967" w:author="jessi_3118@hotmail.com" w:date="2017-09-11T20:41:00Z">
        <w:del w:id="968" w:author="Usuario" w:date="2017-09-12T18:11:00Z">
          <w:r w:rsidDel="006C2225">
            <w:rPr>
              <w:rFonts w:ascii="Cambria" w:hAnsi="Cambria"/>
            </w:rPr>
            <w:delText>zar</w:delText>
          </w:r>
        </w:del>
        <w:del w:id="969" w:author="Usuario" w:date="2017-09-12T18:12:00Z">
          <w:r w:rsidDel="00F94D94">
            <w:rPr>
              <w:rFonts w:ascii="Cambria" w:hAnsi="Cambria"/>
            </w:rPr>
            <w:delText xml:space="preserve"> el </w:delText>
          </w:r>
          <w:r w:rsidRPr="00D05D57" w:rsidDel="00F94D94">
            <w:rPr>
              <w:rFonts w:ascii="Cambria" w:hAnsi="Cambria"/>
            </w:rPr>
            <w:delText>evaluador automático</w:delText>
          </w:r>
          <w:r w:rsidDel="00F94D94">
            <w:rPr>
              <w:rFonts w:ascii="Cambria" w:hAnsi="Cambria"/>
            </w:rPr>
            <w:delText xml:space="preserve">: </w:delText>
          </w:r>
          <w:r w:rsidRPr="00937888" w:rsidDel="00F94D94">
            <w:rPr>
              <w:rFonts w:ascii="Cambria" w:hAnsi="Cambria"/>
            </w:rPr>
            <w:delText>python2 referee.py --mapConfig=taxiMap.conf --Ice.Config=teleTaxi.cfg</w:delText>
          </w:r>
        </w:del>
      </w:ins>
    </w:p>
    <w:p w:rsidR="00B30936" w:rsidRPr="00B30936" w:rsidDel="0067217E" w:rsidRDefault="00B30936" w:rsidP="00B30936">
      <w:pPr>
        <w:pStyle w:val="SubTitulos-TFG"/>
        <w:numPr>
          <w:ilvl w:val="0"/>
          <w:numId w:val="0"/>
        </w:numPr>
        <w:spacing w:line="256" w:lineRule="auto"/>
        <w:rPr>
          <w:del w:id="970" w:author="jessi_3118@hotmail.com" w:date="2017-09-11T22:18:00Z"/>
          <w:sz w:val="24"/>
          <w:szCs w:val="24"/>
        </w:rPr>
      </w:pPr>
    </w:p>
    <w:p w:rsidR="007800D8" w:rsidDel="0067217E" w:rsidRDefault="007800D8" w:rsidP="007800D8">
      <w:pPr>
        <w:jc w:val="both"/>
        <w:rPr>
          <w:del w:id="971" w:author="jessi_3118@hotmail.com" w:date="2017-09-11T22:18:00Z"/>
          <w:rFonts w:ascii="SFBX2488" w:hAnsi="SFBX2488" w:cs="SFBX2488"/>
          <w:sz w:val="50"/>
          <w:szCs w:val="50"/>
        </w:rPr>
      </w:pPr>
      <w:del w:id="972" w:author="jessi_3118@hotmail.com" w:date="2017-09-11T22:18:00Z">
        <w:r w:rsidRPr="00CC1DBE" w:rsidDel="0067217E">
          <w:rPr>
            <w:rFonts w:ascii="SFBX2488" w:hAnsi="SFBX2488" w:cs="SFBX2488"/>
            <w:sz w:val="50"/>
            <w:szCs w:val="50"/>
          </w:rPr>
          <w:delText>B</w:delText>
        </w:r>
        <w:r w:rsidDel="0067217E">
          <w:rPr>
            <w:rFonts w:ascii="SFBX2488" w:hAnsi="SFBX2488" w:cs="SFBX2488"/>
            <w:sz w:val="50"/>
            <w:szCs w:val="50"/>
          </w:rPr>
          <w:delText>ibliografía</w:delText>
        </w:r>
      </w:del>
    </w:p>
    <w:p w:rsidR="007800D8" w:rsidDel="0067217E" w:rsidRDefault="0067217E" w:rsidP="007800D8">
      <w:pPr>
        <w:rPr>
          <w:del w:id="973" w:author="jessi_3118@hotmail.com" w:date="2017-09-11T22:18:00Z"/>
          <w:rStyle w:val="Hipervnculo"/>
        </w:rPr>
      </w:pPr>
      <w:del w:id="974" w:author="jessi_3118@hotmail.com" w:date="2017-09-11T22:18:00Z">
        <w:r w:rsidDel="0067217E">
          <w:fldChar w:fldCharType="begin"/>
        </w:r>
        <w:r w:rsidDel="0067217E">
          <w:delInstrText xml:space="preserve"> HYPERLINK "https://gsyc.urjc.es/jmvega/documentation/2008-finalProject-guideRobot-talk.pdf" </w:delInstrText>
        </w:r>
        <w:r w:rsidDel="0067217E">
          <w:fldChar w:fldCharType="separate"/>
        </w:r>
        <w:r w:rsidR="007800D8" w:rsidDel="0067217E">
          <w:rPr>
            <w:rStyle w:val="Hipervnculo"/>
          </w:rPr>
          <w:delText>https://gsyc.urjc.es/jmvega/documentation/2008-finalProject-guideRobot-talk.pdf</w:delText>
        </w:r>
        <w:r w:rsidDel="0067217E">
          <w:rPr>
            <w:rStyle w:val="Hipervnculo"/>
          </w:rPr>
          <w:fldChar w:fldCharType="end"/>
        </w:r>
      </w:del>
    </w:p>
    <w:p w:rsidR="007800D8" w:rsidDel="0067217E" w:rsidRDefault="0067217E" w:rsidP="007800D8">
      <w:pPr>
        <w:rPr>
          <w:del w:id="975" w:author="jessi_3118@hotmail.com" w:date="2017-09-11T22:18:00Z"/>
        </w:rPr>
      </w:pPr>
      <w:del w:id="976" w:author="jessi_3118@hotmail.com" w:date="2017-09-11T22:18:00Z">
        <w:r w:rsidDel="0067217E">
          <w:fldChar w:fldCharType="begin"/>
        </w:r>
        <w:r w:rsidDel="0067217E">
          <w:delInstrText xml:space="preserve"> HYPERLINK "http://webpersonal.uma.es/~VFMM/PDF/cap2.pdf" </w:delInstrText>
        </w:r>
        <w:r w:rsidDel="0067217E">
          <w:fldChar w:fldCharType="separate"/>
        </w:r>
        <w:r w:rsidR="007800D8" w:rsidDel="0067217E">
          <w:rPr>
            <w:rStyle w:val="Hipervnculo"/>
          </w:rPr>
          <w:delText>http://webpersonal.uma.es/~VFMM/PDF/cap2.pdf</w:delText>
        </w:r>
        <w:r w:rsidDel="0067217E">
          <w:rPr>
            <w:rStyle w:val="Hipervnculo"/>
          </w:rPr>
          <w:fldChar w:fldCharType="end"/>
        </w:r>
      </w:del>
    </w:p>
    <w:p w:rsidR="007800D8" w:rsidDel="0067217E" w:rsidRDefault="0067217E" w:rsidP="007800D8">
      <w:pPr>
        <w:rPr>
          <w:del w:id="977" w:author="jessi_3118@hotmail.com" w:date="2017-09-11T22:18:00Z"/>
        </w:rPr>
      </w:pPr>
      <w:del w:id="978" w:author="jessi_3118@hotmail.com" w:date="2017-09-11T22:18:00Z">
        <w:r w:rsidDel="0067217E">
          <w:fldChar w:fldCharType="begin"/>
        </w:r>
        <w:r w:rsidDel="0067217E">
          <w:delInstrText xml:space="preserve"> HYPERLINK "https://gsyc.urjc.es/jmplaza/papers/waf2005.pdf" </w:delInstrText>
        </w:r>
        <w:r w:rsidDel="0067217E">
          <w:fldChar w:fldCharType="separate"/>
        </w:r>
        <w:r w:rsidR="007800D8" w:rsidDel="0067217E">
          <w:rPr>
            <w:rStyle w:val="Hipervnculo"/>
          </w:rPr>
          <w:delText>https://gsyc.urjc.es/jmplaza/papers/waf2005.pdf</w:delText>
        </w:r>
        <w:r w:rsidDel="0067217E">
          <w:rPr>
            <w:rStyle w:val="Hipervnculo"/>
          </w:rPr>
          <w:fldChar w:fldCharType="end"/>
        </w:r>
      </w:del>
    </w:p>
    <w:p w:rsidR="007800D8" w:rsidDel="0067217E" w:rsidRDefault="0067217E" w:rsidP="007800D8">
      <w:pPr>
        <w:rPr>
          <w:del w:id="979" w:author="jessi_3118@hotmail.com" w:date="2017-09-11T22:18:00Z"/>
          <w:rStyle w:val="Hipervnculo"/>
        </w:rPr>
      </w:pPr>
      <w:del w:id="980" w:author="jessi_3118@hotmail.com" w:date="2017-09-11T22:18:00Z">
        <w:r w:rsidDel="0067217E">
          <w:fldChar w:fldCharType="begin"/>
        </w:r>
        <w:r w:rsidDel="0067217E">
          <w:delInstrText xml:space="preserve"> HYPERLINK "http://jderobot.org/store/jmplaza/uploads/students/pfc-gradientplanning2005.pdf" </w:delInstrText>
        </w:r>
        <w:r w:rsidDel="0067217E">
          <w:fldChar w:fldCharType="separate"/>
        </w:r>
        <w:r w:rsidR="007800D8" w:rsidDel="0067217E">
          <w:rPr>
            <w:rStyle w:val="Hipervnculo"/>
          </w:rPr>
          <w:delText>http://jderobot.org/store/jmplaza/uploads/students/pfc-gradientplanning2005.pdf</w:delText>
        </w:r>
        <w:r w:rsidDel="0067217E">
          <w:rPr>
            <w:rStyle w:val="Hipervnculo"/>
          </w:rPr>
          <w:fldChar w:fldCharType="end"/>
        </w:r>
      </w:del>
    </w:p>
    <w:p w:rsidR="007800D8" w:rsidDel="0067217E" w:rsidRDefault="0067217E" w:rsidP="007800D8">
      <w:pPr>
        <w:rPr>
          <w:del w:id="981" w:author="jessi_3118@hotmail.com" w:date="2017-09-11T22:18:00Z"/>
        </w:rPr>
      </w:pPr>
      <w:del w:id="982" w:author="jessi_3118@hotmail.com" w:date="2017-09-11T22:18:00Z">
        <w:r w:rsidDel="0067217E">
          <w:fldChar w:fldCharType="begin"/>
        </w:r>
        <w:r w:rsidDel="0067217E">
          <w:delInstrText xml:space="preserve"> HYPERLINK "http://persoal.citius.usc.es/adrian.gonzalez/pdf/Gonzalez-Sieira11_thesis.pdf" </w:delInstrText>
        </w:r>
        <w:r w:rsidDel="0067217E">
          <w:fldChar w:fldCharType="separate"/>
        </w:r>
        <w:r w:rsidR="007800D8" w:rsidDel="0067217E">
          <w:rPr>
            <w:rStyle w:val="Hipervnculo"/>
          </w:rPr>
          <w:delText>http://persoal.citius.usc.es/adrian.gonzalez/pdf/Gonzalez-Sieira11_thesis.pdf</w:delText>
        </w:r>
        <w:r w:rsidDel="0067217E">
          <w:rPr>
            <w:rStyle w:val="Hipervnculo"/>
          </w:rPr>
          <w:fldChar w:fldCharType="end"/>
        </w:r>
      </w:del>
    </w:p>
    <w:p w:rsidR="007800D8" w:rsidDel="0067217E" w:rsidRDefault="0067217E" w:rsidP="007800D8">
      <w:pPr>
        <w:rPr>
          <w:del w:id="983" w:author="jessi_3118@hotmail.com" w:date="2017-09-11T22:18:00Z"/>
          <w:rStyle w:val="Hipervnculo"/>
        </w:rPr>
      </w:pPr>
      <w:del w:id="984" w:author="jessi_3118@hotmail.com" w:date="2017-09-11T22:18:00Z">
        <w:r w:rsidDel="0067217E">
          <w:fldChar w:fldCharType="begin"/>
        </w:r>
        <w:r w:rsidDel="0067217E">
          <w:delInstrText xml:space="preserve"> HYPERLINK "http://jderobot.org/multimedia/pfc/jmvega/grad/documentation/guide_robot_2008.pdf" </w:delInstrText>
        </w:r>
        <w:r w:rsidDel="0067217E">
          <w:fldChar w:fldCharType="separate"/>
        </w:r>
        <w:r w:rsidR="007800D8" w:rsidDel="0067217E">
          <w:rPr>
            <w:rStyle w:val="Hipervnculo"/>
          </w:rPr>
          <w:delText>http://jderobot.org/multimedia/pfc/jmvega/grad/documentation/guide_robot_2008.pdf</w:delText>
        </w:r>
        <w:r w:rsidDel="0067217E">
          <w:rPr>
            <w:rStyle w:val="Hipervnculo"/>
          </w:rPr>
          <w:fldChar w:fldCharType="end"/>
        </w:r>
      </w:del>
    </w:p>
    <w:p w:rsidR="007800D8" w:rsidDel="0067217E" w:rsidRDefault="0067217E" w:rsidP="007800D8">
      <w:pPr>
        <w:rPr>
          <w:del w:id="985" w:author="jessi_3118@hotmail.com" w:date="2017-09-11T22:18:00Z"/>
        </w:rPr>
      </w:pPr>
      <w:del w:id="986" w:author="jessi_3118@hotmail.com" w:date="2017-09-11T22:18:00Z">
        <w:r w:rsidDel="0067217E">
          <w:fldChar w:fldCharType="begin"/>
        </w:r>
        <w:r w:rsidDel="0067217E">
          <w:delInstrText xml:space="preserve"> HYPERLINK "https://gsyc.urjc.es/jmplaza/pfcs/pfc-polly2005.pdf" </w:delInstrText>
        </w:r>
        <w:r w:rsidDel="0067217E">
          <w:fldChar w:fldCharType="separate"/>
        </w:r>
        <w:r w:rsidR="007800D8" w:rsidDel="0067217E">
          <w:rPr>
            <w:rStyle w:val="Hipervnculo"/>
          </w:rPr>
          <w:delText>https://gsyc.urjc.es/jmplaza/pfcs/pfc-polly2005.pdf</w:delText>
        </w:r>
        <w:r w:rsidDel="0067217E">
          <w:rPr>
            <w:rStyle w:val="Hipervnculo"/>
          </w:rPr>
          <w:fldChar w:fldCharType="end"/>
        </w:r>
      </w:del>
    </w:p>
    <w:p w:rsidR="007800D8" w:rsidDel="0067217E" w:rsidRDefault="0067217E" w:rsidP="007800D8">
      <w:pPr>
        <w:rPr>
          <w:del w:id="987" w:author="jessi_3118@hotmail.com" w:date="2017-09-11T22:18:00Z"/>
          <w:rStyle w:val="Hipervnculo"/>
        </w:rPr>
      </w:pPr>
      <w:del w:id="988" w:author="jessi_3118@hotmail.com" w:date="2017-09-11T22:18:00Z">
        <w:r w:rsidDel="0067217E">
          <w:fldChar w:fldCharType="begin"/>
        </w:r>
        <w:r w:rsidDel="0067217E">
          <w:delInstrText xml:space="preserve"> HYPERLINK "https://cuentos-cuanticos.com/2011/11/12/navegacion-autonoma/" </w:delInstrText>
        </w:r>
        <w:r w:rsidDel="0067217E">
          <w:fldChar w:fldCharType="separate"/>
        </w:r>
        <w:r w:rsidR="007800D8" w:rsidDel="0067217E">
          <w:rPr>
            <w:rStyle w:val="Hipervnculo"/>
          </w:rPr>
          <w:delText>https://cuentos-cuanticos.com/2011/11/12/navegacion-autonoma/</w:delText>
        </w:r>
        <w:r w:rsidDel="0067217E">
          <w:rPr>
            <w:rStyle w:val="Hipervnculo"/>
          </w:rPr>
          <w:fldChar w:fldCharType="end"/>
        </w:r>
      </w:del>
    </w:p>
    <w:p w:rsidR="007800D8" w:rsidDel="0067217E" w:rsidRDefault="0067217E" w:rsidP="007800D8">
      <w:pPr>
        <w:rPr>
          <w:del w:id="989" w:author="jessi_3118@hotmail.com" w:date="2017-09-11T22:18:00Z"/>
        </w:rPr>
      </w:pPr>
      <w:del w:id="990" w:author="jessi_3118@hotmail.com" w:date="2017-09-11T22:18:00Z">
        <w:r w:rsidDel="0067217E">
          <w:fldChar w:fldCharType="begin"/>
        </w:r>
        <w:r w:rsidDel="0067217E">
          <w:delInstrText xml:space="preserve"> HYPERLINK "http://dspace.uah.es/dspace/bitstream/handle/10017/8032/Tesis_Doctoral_Mariano_G%C3%B3mez_Plaza_Nov-09.pdf?sequence=1" </w:delInstrText>
        </w:r>
        <w:r w:rsidDel="0067217E">
          <w:fldChar w:fldCharType="separate"/>
        </w:r>
        <w:r w:rsidR="007800D8" w:rsidDel="0067217E">
          <w:rPr>
            <w:rStyle w:val="Hipervnculo"/>
          </w:rPr>
          <w:delText>http://dspace.uah.es/dspace/bitstream/handle/10017/8032/Tesis_Doctoral_Mariano_G%C3%B3mez_Plaza_Nov-09.pdf?sequence=1</w:delText>
        </w:r>
        <w:r w:rsidDel="0067217E">
          <w:rPr>
            <w:rStyle w:val="Hipervnculo"/>
          </w:rPr>
          <w:fldChar w:fldCharType="end"/>
        </w:r>
      </w:del>
    </w:p>
    <w:p w:rsidR="007800D8" w:rsidDel="0067217E" w:rsidRDefault="0067217E" w:rsidP="007800D8">
      <w:pPr>
        <w:rPr>
          <w:del w:id="991" w:author="jessi_3118@hotmail.com" w:date="2017-09-11T22:18:00Z"/>
          <w:rStyle w:val="Hipervnculo"/>
        </w:rPr>
      </w:pPr>
      <w:del w:id="992" w:author="jessi_3118@hotmail.com" w:date="2017-09-11T22:18:00Z">
        <w:r w:rsidDel="0067217E">
          <w:fldChar w:fldCharType="begin"/>
        </w:r>
        <w:r w:rsidDel="0067217E">
          <w:delInstrText xml:space="preserve"> HYPERLINK "https://ai2-s2-pdfs.s3.amazonaws.com/dd24/af190a9235f0e2092e441354b87d5d93ae99.pdf" </w:delInstrText>
        </w:r>
        <w:r w:rsidDel="0067217E">
          <w:fldChar w:fldCharType="separate"/>
        </w:r>
        <w:r w:rsidR="007800D8" w:rsidDel="0067217E">
          <w:rPr>
            <w:rStyle w:val="Hipervnculo"/>
          </w:rPr>
          <w:delText>https://ai2-s2-pdfs.s3.amazonaws.com/dd24/af190a9235f0e2092e441354b87d5d93ae99.pdf</w:delText>
        </w:r>
        <w:r w:rsidDel="0067217E">
          <w:rPr>
            <w:rStyle w:val="Hipervnculo"/>
          </w:rPr>
          <w:fldChar w:fldCharType="end"/>
        </w:r>
      </w:del>
    </w:p>
    <w:p w:rsidR="00703B6D" w:rsidDel="0067217E" w:rsidRDefault="0067217E" w:rsidP="007800D8">
      <w:pPr>
        <w:rPr>
          <w:del w:id="993" w:author="jessi_3118@hotmail.com" w:date="2017-09-11T22:18:00Z"/>
          <w:rStyle w:val="Hipervnculo"/>
        </w:rPr>
      </w:pPr>
      <w:del w:id="994" w:author="jessi_3118@hotmail.com" w:date="2017-09-11T22:18:00Z">
        <w:r w:rsidDel="0067217E">
          <w:fldChar w:fldCharType="begin"/>
        </w:r>
        <w:r w:rsidDel="0067217E">
          <w:delInstrText xml:space="preserve"> HYPERLINK "https://gsyc.urjc.es/jmplaza/activities/charla-umalaga2009.pdf" </w:delInstrText>
        </w:r>
        <w:r w:rsidDel="0067217E">
          <w:fldChar w:fldCharType="separate"/>
        </w:r>
        <w:r w:rsidR="00703B6D" w:rsidRPr="00E26672" w:rsidDel="0067217E">
          <w:rPr>
            <w:rStyle w:val="Hipervnculo"/>
          </w:rPr>
          <w:delText>https://gsyc.urjc.es/jmplaza/activities/charla-umalaga2009.pdf</w:delText>
        </w:r>
        <w:r w:rsidDel="0067217E">
          <w:rPr>
            <w:rStyle w:val="Hipervnculo"/>
          </w:rPr>
          <w:fldChar w:fldCharType="end"/>
        </w:r>
      </w:del>
    </w:p>
    <w:p w:rsidR="00EC3749" w:rsidDel="0067217E" w:rsidRDefault="0067217E" w:rsidP="007800D8">
      <w:pPr>
        <w:rPr>
          <w:del w:id="995" w:author="jessi_3118@hotmail.com" w:date="2017-09-11T22:18:00Z"/>
        </w:rPr>
      </w:pPr>
      <w:del w:id="996" w:author="jessi_3118@hotmail.com" w:date="2017-09-11T22:18:00Z">
        <w:r w:rsidDel="0067217E">
          <w:fldChar w:fldCharType="begin"/>
        </w:r>
        <w:r w:rsidDel="0067217E">
          <w:delInstrText xml:space="preserve"> HYPERLINK "https://es.slideshare.net/EducaredColombia/tipos-de-movimiento-y-grados-de-libertad" </w:delInstrText>
        </w:r>
        <w:r w:rsidDel="0067217E">
          <w:fldChar w:fldCharType="separate"/>
        </w:r>
        <w:r w:rsidR="00EC3749" w:rsidRPr="00F148FD" w:rsidDel="0067217E">
          <w:rPr>
            <w:rStyle w:val="Hipervnculo"/>
          </w:rPr>
          <w:delText>https://es.slideshare.net/EducaredColombia/tipos-de-movimiento-y-grados-de-libertad</w:delText>
        </w:r>
        <w:r w:rsidDel="0067217E">
          <w:rPr>
            <w:rStyle w:val="Hipervnculo"/>
          </w:rPr>
          <w:fldChar w:fldCharType="end"/>
        </w:r>
      </w:del>
    </w:p>
    <w:p w:rsidR="008247E7" w:rsidDel="0067217E" w:rsidRDefault="0067217E" w:rsidP="007800D8">
      <w:pPr>
        <w:rPr>
          <w:del w:id="997" w:author="jessi_3118@hotmail.com" w:date="2017-09-11T22:18:00Z"/>
          <w:rStyle w:val="Hipervnculo"/>
        </w:rPr>
      </w:pPr>
      <w:del w:id="998" w:author="jessi_3118@hotmail.com" w:date="2017-09-11T22:18:00Z">
        <w:r w:rsidDel="0067217E">
          <w:fldChar w:fldCharType="begin"/>
        </w:r>
        <w:r w:rsidDel="0067217E">
          <w:delInstrText xml:space="preserve"> HYPERLINK "http://www.lejosconlego.com/2013/02/lego-nxt-holonomico.html" </w:delInstrText>
        </w:r>
        <w:r w:rsidDel="0067217E">
          <w:fldChar w:fldCharType="separate"/>
        </w:r>
        <w:r w:rsidR="008247E7" w:rsidRPr="00F148FD" w:rsidDel="0067217E">
          <w:rPr>
            <w:rStyle w:val="Hipervnculo"/>
          </w:rPr>
          <w:delText>http://www.lejosconlego.com/2013/02/lego-nxt-holonomico.html</w:delText>
        </w:r>
        <w:r w:rsidDel="0067217E">
          <w:rPr>
            <w:rStyle w:val="Hipervnculo"/>
          </w:rPr>
          <w:fldChar w:fldCharType="end"/>
        </w:r>
      </w:del>
    </w:p>
    <w:p w:rsidR="007E64DE" w:rsidDel="0067217E" w:rsidRDefault="0067217E" w:rsidP="007800D8">
      <w:pPr>
        <w:rPr>
          <w:del w:id="999" w:author="jessi_3118@hotmail.com" w:date="2017-09-11T22:18:00Z"/>
        </w:rPr>
      </w:pPr>
      <w:del w:id="1000" w:author="jessi_3118@hotmail.com" w:date="2017-09-11T22:18:00Z">
        <w:r w:rsidDel="0067217E">
          <w:fldChar w:fldCharType="begin"/>
        </w:r>
        <w:r w:rsidDel="0067217E">
          <w:delInstrText xml:space="preserve"> HYPERLINK "http://www.arqhys.com/contenidos/quees-odometria.html" </w:delInstrText>
        </w:r>
        <w:r w:rsidDel="0067217E">
          <w:fldChar w:fldCharType="separate"/>
        </w:r>
        <w:r w:rsidR="007E64DE" w:rsidRPr="00721E75" w:rsidDel="0067217E">
          <w:rPr>
            <w:rStyle w:val="Hipervnculo"/>
          </w:rPr>
          <w:delText>http://www.arqhys.com/contenidos/quees-odometria.html</w:delText>
        </w:r>
        <w:r w:rsidDel="0067217E">
          <w:rPr>
            <w:rStyle w:val="Hipervnculo"/>
          </w:rPr>
          <w:fldChar w:fldCharType="end"/>
        </w:r>
      </w:del>
    </w:p>
    <w:p w:rsidR="00BF3ABC" w:rsidDel="0067217E" w:rsidRDefault="0067217E" w:rsidP="007800D8">
      <w:pPr>
        <w:rPr>
          <w:del w:id="1001" w:author="jessi_3118@hotmail.com" w:date="2017-09-11T22:18:00Z"/>
        </w:rPr>
      </w:pPr>
      <w:del w:id="1002" w:author="jessi_3118@hotmail.com" w:date="2017-09-11T22:18:00Z">
        <w:r w:rsidDel="0067217E">
          <w:fldChar w:fldCharType="begin"/>
        </w:r>
        <w:r w:rsidDel="0067217E">
          <w:delInstrText xml:space="preserve"> HYPERLINK "http://sdformat.org/" </w:delInstrText>
        </w:r>
        <w:r w:rsidDel="0067217E">
          <w:fldChar w:fldCharType="separate"/>
        </w:r>
        <w:r w:rsidR="00BF3ABC" w:rsidRPr="00721E75" w:rsidDel="0067217E">
          <w:rPr>
            <w:rStyle w:val="Hipervnculo"/>
          </w:rPr>
          <w:delText>http://sdformat.org/</w:delText>
        </w:r>
        <w:r w:rsidDel="0067217E">
          <w:rPr>
            <w:rStyle w:val="Hipervnculo"/>
          </w:rPr>
          <w:fldChar w:fldCharType="end"/>
        </w:r>
      </w:del>
    </w:p>
    <w:p w:rsidR="00116CE6" w:rsidDel="0067217E" w:rsidRDefault="0067217E" w:rsidP="007800D8">
      <w:pPr>
        <w:rPr>
          <w:del w:id="1003" w:author="jessi_3118@hotmail.com" w:date="2017-09-11T22:18:00Z"/>
        </w:rPr>
      </w:pPr>
      <w:del w:id="1004" w:author="jessi_3118@hotmail.com" w:date="2017-09-11T22:18:00Z">
        <w:r w:rsidDel="0067217E">
          <w:fldChar w:fldCharType="begin"/>
        </w:r>
        <w:r w:rsidDel="0067217E">
          <w:delInstrText xml:space="preserve"> HYPERLINK "https://eva.fing.edu.uy/pluginfile.php/127423/mod_resource/content/1/simuladores.pdf" </w:delInstrText>
        </w:r>
        <w:r w:rsidDel="0067217E">
          <w:fldChar w:fldCharType="separate"/>
        </w:r>
        <w:r w:rsidR="00116CE6" w:rsidRPr="00721E75" w:rsidDel="0067217E">
          <w:rPr>
            <w:rStyle w:val="Hipervnculo"/>
          </w:rPr>
          <w:delText>https://eva.fing.edu.uy/pluginfile.php/127423/mod_resource/content/1/simuladores.pdf</w:delText>
        </w:r>
        <w:r w:rsidDel="0067217E">
          <w:rPr>
            <w:rStyle w:val="Hipervnculo"/>
          </w:rPr>
          <w:fldChar w:fldCharType="end"/>
        </w:r>
      </w:del>
    </w:p>
    <w:p w:rsidR="007800D8" w:rsidDel="0067217E" w:rsidRDefault="007800D8" w:rsidP="007800D8">
      <w:pPr>
        <w:rPr>
          <w:del w:id="1005" w:author="jessi_3118@hotmail.com" w:date="2017-09-11T22:18:00Z"/>
        </w:rPr>
      </w:pPr>
      <w:del w:id="1006" w:author="jessi_3118@hotmail.com" w:date="2017-09-11T22:18:00Z">
        <w:r w:rsidDel="0067217E">
          <w:rPr>
            <w:lang w:val="en-GB"/>
          </w:rPr>
          <w:delText xml:space="preserve">[14] </w:delText>
        </w:r>
        <w:r w:rsidRPr="00332E0F" w:rsidDel="0067217E">
          <w:rPr>
            <w:lang w:val="en-GB"/>
          </w:rPr>
          <w:delText xml:space="preserve">Kurt Konolige. A gradient method for realtime robot control. </w:delText>
        </w:r>
        <w:r w:rsidDel="0067217E">
          <w:delText>IROS, 2000.</w:delText>
        </w:r>
      </w:del>
    </w:p>
    <w:p w:rsidR="007800D8" w:rsidDel="0067217E" w:rsidRDefault="007800D8" w:rsidP="007800D8">
      <w:pPr>
        <w:rPr>
          <w:del w:id="1007" w:author="jessi_3118@hotmail.com" w:date="2017-09-11T22:18:00Z"/>
        </w:rPr>
      </w:pPr>
      <w:del w:id="1008" w:author="jessi_3118@hotmail.com" w:date="2017-09-11T22:18:00Z">
        <w:r w:rsidDel="0067217E">
          <w:delText>[15] José Raúl Isado. Navegación global por el método del gradiente. Proyecto fin de carrera Ing. Informática, Universidad Rey Juan Carlos, 2005.</w:delText>
        </w:r>
      </w:del>
    </w:p>
    <w:p w:rsidR="00F17B27" w:rsidRPr="007800D8" w:rsidRDefault="007800D8">
      <w:del w:id="1009" w:author="jessi_3118@hotmail.com" w:date="2017-09-11T22:18:00Z">
        <w:r w:rsidDel="0067217E">
          <w:delText>[16] Julio Manuel Vega Pérez. Navegación y autolocalización de un robot guía de visitantes.</w:delText>
        </w:r>
        <w:r w:rsidRPr="00DB7F08" w:rsidDel="0067217E">
          <w:delText xml:space="preserve"> </w:delText>
        </w:r>
        <w:r w:rsidDel="0067217E">
          <w:delText>Proyecto fin de carrera Ing. Informática, Universidad Rey Juan Carlos, 2008.</w:delText>
        </w:r>
      </w:del>
    </w:p>
    <w:sectPr w:rsidR="00F17B27" w:rsidRPr="007800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FBX2074">
    <w:panose1 w:val="00000000000000000000"/>
    <w:charset w:val="00"/>
    <w:family w:val="auto"/>
    <w:notTrueType/>
    <w:pitch w:val="default"/>
    <w:sig w:usb0="00000003" w:usb1="00000000" w:usb2="00000000" w:usb3="00000000" w:csb0="00000001" w:csb1="00000000"/>
  </w:font>
  <w:font w:name="DejaVuSans">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25E"/>
    <w:multiLevelType w:val="multilevel"/>
    <w:tmpl w:val="1AD23194"/>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9864E0"/>
    <w:multiLevelType w:val="hybridMultilevel"/>
    <w:tmpl w:val="55725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C528EA"/>
    <w:multiLevelType w:val="hybridMultilevel"/>
    <w:tmpl w:val="8BEED5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7E2991"/>
    <w:multiLevelType w:val="multilevel"/>
    <w:tmpl w:val="D44030B8"/>
    <w:lvl w:ilvl="0">
      <w:start w:val="4"/>
      <w:numFmt w:val="decimal"/>
      <w:lvlText w:val="%1"/>
      <w:lvlJc w:val="left"/>
      <w:pPr>
        <w:ind w:left="615" w:hanging="61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DA00EF"/>
    <w:multiLevelType w:val="hybridMultilevel"/>
    <w:tmpl w:val="FD3A2A70"/>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AA2099"/>
    <w:multiLevelType w:val="multilevel"/>
    <w:tmpl w:val="BEC2BE56"/>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56443F4"/>
    <w:multiLevelType w:val="hybridMultilevel"/>
    <w:tmpl w:val="63E825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743E40"/>
    <w:multiLevelType w:val="hybridMultilevel"/>
    <w:tmpl w:val="D598C5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464741"/>
    <w:multiLevelType w:val="multilevel"/>
    <w:tmpl w:val="BEC2BE56"/>
    <w:lvl w:ilvl="0">
      <w:start w:val="4"/>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6D2B83"/>
    <w:multiLevelType w:val="hybridMultilevel"/>
    <w:tmpl w:val="0682FED6"/>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2E21B4"/>
    <w:multiLevelType w:val="hybridMultilevel"/>
    <w:tmpl w:val="732012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3350CE"/>
    <w:multiLevelType w:val="hybridMultilevel"/>
    <w:tmpl w:val="F502E25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9B47ED"/>
    <w:multiLevelType w:val="multilevel"/>
    <w:tmpl w:val="1468244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35BA4D2B"/>
    <w:multiLevelType w:val="hybridMultilevel"/>
    <w:tmpl w:val="422C24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AE51B84"/>
    <w:multiLevelType w:val="hybridMultilevel"/>
    <w:tmpl w:val="B7FAA3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C8155E"/>
    <w:multiLevelType w:val="multilevel"/>
    <w:tmpl w:val="F2BCC114"/>
    <w:lvl w:ilvl="0">
      <w:start w:val="4"/>
      <w:numFmt w:val="decimal"/>
      <w:lvlText w:val="%1"/>
      <w:lvlJc w:val="left"/>
      <w:pPr>
        <w:ind w:left="615" w:hanging="61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0C3AB8"/>
    <w:multiLevelType w:val="hybridMultilevel"/>
    <w:tmpl w:val="C2861C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1982CC9"/>
    <w:multiLevelType w:val="multilevel"/>
    <w:tmpl w:val="BEC2BE56"/>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7B820F2"/>
    <w:multiLevelType w:val="hybridMultilevel"/>
    <w:tmpl w:val="5BAA0B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9E3319"/>
    <w:multiLevelType w:val="multilevel"/>
    <w:tmpl w:val="1AD23194"/>
    <w:lvl w:ilvl="0">
      <w:start w:val="4"/>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C395EEC"/>
    <w:multiLevelType w:val="hybridMultilevel"/>
    <w:tmpl w:val="8DB291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F5F47FD"/>
    <w:multiLevelType w:val="hybridMultilevel"/>
    <w:tmpl w:val="15BC11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A06D60"/>
    <w:multiLevelType w:val="multilevel"/>
    <w:tmpl w:val="86E6A504"/>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3F94681"/>
    <w:multiLevelType w:val="hybridMultilevel"/>
    <w:tmpl w:val="2BC220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C03046"/>
    <w:multiLevelType w:val="hybridMultilevel"/>
    <w:tmpl w:val="341441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0B66BCA"/>
    <w:multiLevelType w:val="hybridMultilevel"/>
    <w:tmpl w:val="007E33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4090055"/>
    <w:multiLevelType w:val="hybridMultilevel"/>
    <w:tmpl w:val="C8DADFE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5B0A0D"/>
    <w:multiLevelType w:val="multilevel"/>
    <w:tmpl w:val="A9360076"/>
    <w:lvl w:ilvl="0">
      <w:start w:val="4"/>
      <w:numFmt w:val="decimal"/>
      <w:lvlText w:val="%1"/>
      <w:lvlJc w:val="left"/>
      <w:pPr>
        <w:ind w:left="768" w:hanging="768"/>
      </w:pPr>
      <w:rPr>
        <w:rFonts w:hint="default"/>
      </w:rPr>
    </w:lvl>
    <w:lvl w:ilvl="1">
      <w:start w:val="4"/>
      <w:numFmt w:val="decimal"/>
      <w:lvlText w:val="%1.%2"/>
      <w:lvlJc w:val="left"/>
      <w:pPr>
        <w:ind w:left="768" w:hanging="7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13"/>
  </w:num>
  <w:num w:numId="3">
    <w:abstractNumId w:val="28"/>
  </w:num>
  <w:num w:numId="4">
    <w:abstractNumId w:val="4"/>
  </w:num>
  <w:num w:numId="5">
    <w:abstractNumId w:val="9"/>
  </w:num>
  <w:num w:numId="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3"/>
  </w:num>
  <w:num w:numId="17">
    <w:abstractNumId w:val="23"/>
  </w:num>
  <w:num w:numId="18">
    <w:abstractNumId w:val="26"/>
  </w:num>
  <w:num w:numId="19">
    <w:abstractNumId w:val="15"/>
  </w:num>
  <w:num w:numId="20">
    <w:abstractNumId w:val="11"/>
  </w:num>
  <w:num w:numId="21">
    <w:abstractNumId w:val="20"/>
  </w:num>
  <w:num w:numId="22">
    <w:abstractNumId w:val="16"/>
  </w:num>
  <w:num w:numId="23">
    <w:abstractNumId w:val="22"/>
  </w:num>
  <w:num w:numId="24">
    <w:abstractNumId w:val="17"/>
  </w:num>
  <w:num w:numId="25">
    <w:abstractNumId w:val="7"/>
  </w:num>
  <w:num w:numId="26">
    <w:abstractNumId w:val="18"/>
  </w:num>
  <w:num w:numId="27">
    <w:abstractNumId w:val="24"/>
  </w:num>
  <w:num w:numId="28">
    <w:abstractNumId w:val="27"/>
  </w:num>
  <w:num w:numId="29">
    <w:abstractNumId w:val="19"/>
  </w:num>
  <w:num w:numId="30">
    <w:abstractNumId w:val="1"/>
  </w:num>
  <w:num w:numId="31">
    <w:abstractNumId w:val="10"/>
  </w:num>
  <w:num w:numId="32">
    <w:abstractNumId w:val="12"/>
  </w:num>
  <w:num w:numId="33">
    <w:abstractNumId w:val="21"/>
  </w:num>
  <w:num w:numId="34">
    <w:abstractNumId w:val="6"/>
  </w:num>
  <w:num w:numId="35">
    <w:abstractNumId w:val="2"/>
  </w:num>
  <w:num w:numId="36">
    <w:abstractNumId w:val="0"/>
  </w:num>
  <w:num w:numId="37">
    <w:abstractNumId w:val="8"/>
  </w:num>
  <w:num w:numId="38">
    <w:abstractNumId w:val="5"/>
  </w:num>
  <w:num w:numId="39">
    <w:abstractNumId w:val="25"/>
  </w:num>
  <w:num w:numId="40">
    <w:abstractNumId w:val="14"/>
  </w:num>
  <w:num w:numId="41">
    <w:abstractNumId w:val="10"/>
  </w:num>
  <w:num w:numId="42">
    <w:abstractNumId w:val="10"/>
  </w:num>
  <w:num w:numId="43">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_3118@hotmail.com">
    <w15:presenceInfo w15:providerId="None" w15:userId="jessi_3118@hot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E58"/>
    <w:rsid w:val="000011EB"/>
    <w:rsid w:val="000031A0"/>
    <w:rsid w:val="00013148"/>
    <w:rsid w:val="000259E8"/>
    <w:rsid w:val="00026F99"/>
    <w:rsid w:val="00030908"/>
    <w:rsid w:val="0003749C"/>
    <w:rsid w:val="0004079E"/>
    <w:rsid w:val="00040CF1"/>
    <w:rsid w:val="00041AEE"/>
    <w:rsid w:val="00050E9C"/>
    <w:rsid w:val="00053093"/>
    <w:rsid w:val="00065096"/>
    <w:rsid w:val="00066861"/>
    <w:rsid w:val="00066DDE"/>
    <w:rsid w:val="0006797C"/>
    <w:rsid w:val="00071C11"/>
    <w:rsid w:val="00080A37"/>
    <w:rsid w:val="00080D0C"/>
    <w:rsid w:val="0008390B"/>
    <w:rsid w:val="00087E14"/>
    <w:rsid w:val="00093C7B"/>
    <w:rsid w:val="000A26FA"/>
    <w:rsid w:val="000A418A"/>
    <w:rsid w:val="000A4581"/>
    <w:rsid w:val="000A4FEE"/>
    <w:rsid w:val="000B12C4"/>
    <w:rsid w:val="000B3C84"/>
    <w:rsid w:val="000B4B74"/>
    <w:rsid w:val="000B5C1C"/>
    <w:rsid w:val="000B5DA5"/>
    <w:rsid w:val="000C1672"/>
    <w:rsid w:val="000C1DED"/>
    <w:rsid w:val="000C28D8"/>
    <w:rsid w:val="000C2E48"/>
    <w:rsid w:val="000C34FE"/>
    <w:rsid w:val="000C515A"/>
    <w:rsid w:val="000C5995"/>
    <w:rsid w:val="000C5D88"/>
    <w:rsid w:val="000C749D"/>
    <w:rsid w:val="000D01F5"/>
    <w:rsid w:val="000D2C00"/>
    <w:rsid w:val="000D3C80"/>
    <w:rsid w:val="000D45D8"/>
    <w:rsid w:val="000E7E22"/>
    <w:rsid w:val="000F1530"/>
    <w:rsid w:val="000F1DF0"/>
    <w:rsid w:val="000F399D"/>
    <w:rsid w:val="001022DE"/>
    <w:rsid w:val="001043AD"/>
    <w:rsid w:val="0011171F"/>
    <w:rsid w:val="001149A1"/>
    <w:rsid w:val="0011554F"/>
    <w:rsid w:val="00116CE6"/>
    <w:rsid w:val="00116F73"/>
    <w:rsid w:val="00123E26"/>
    <w:rsid w:val="00130AB8"/>
    <w:rsid w:val="00136D9E"/>
    <w:rsid w:val="00137E18"/>
    <w:rsid w:val="001439F9"/>
    <w:rsid w:val="00144967"/>
    <w:rsid w:val="001453BC"/>
    <w:rsid w:val="00145A6B"/>
    <w:rsid w:val="00154687"/>
    <w:rsid w:val="001553DB"/>
    <w:rsid w:val="00156017"/>
    <w:rsid w:val="00163271"/>
    <w:rsid w:val="00165C2C"/>
    <w:rsid w:val="00167B57"/>
    <w:rsid w:val="001728C8"/>
    <w:rsid w:val="00173E47"/>
    <w:rsid w:val="00174669"/>
    <w:rsid w:val="00175E7F"/>
    <w:rsid w:val="00175EF8"/>
    <w:rsid w:val="001778AB"/>
    <w:rsid w:val="00181021"/>
    <w:rsid w:val="00182549"/>
    <w:rsid w:val="001829A0"/>
    <w:rsid w:val="00182D0E"/>
    <w:rsid w:val="00184657"/>
    <w:rsid w:val="00187637"/>
    <w:rsid w:val="00194608"/>
    <w:rsid w:val="00196FC3"/>
    <w:rsid w:val="001975E4"/>
    <w:rsid w:val="00197900"/>
    <w:rsid w:val="001A04B9"/>
    <w:rsid w:val="001A1222"/>
    <w:rsid w:val="001A36F2"/>
    <w:rsid w:val="001B37EE"/>
    <w:rsid w:val="001B4B59"/>
    <w:rsid w:val="001C1590"/>
    <w:rsid w:val="001C70D0"/>
    <w:rsid w:val="001D3E98"/>
    <w:rsid w:val="001D5085"/>
    <w:rsid w:val="001E1B65"/>
    <w:rsid w:val="001E6ADA"/>
    <w:rsid w:val="001F5D19"/>
    <w:rsid w:val="001F64BA"/>
    <w:rsid w:val="00203249"/>
    <w:rsid w:val="00207D4D"/>
    <w:rsid w:val="0021525E"/>
    <w:rsid w:val="00220720"/>
    <w:rsid w:val="002220C3"/>
    <w:rsid w:val="00223BE0"/>
    <w:rsid w:val="00223E5C"/>
    <w:rsid w:val="00226384"/>
    <w:rsid w:val="00227B3E"/>
    <w:rsid w:val="00231033"/>
    <w:rsid w:val="0023372F"/>
    <w:rsid w:val="00234A85"/>
    <w:rsid w:val="002351C4"/>
    <w:rsid w:val="002354F3"/>
    <w:rsid w:val="00235E1B"/>
    <w:rsid w:val="00237A56"/>
    <w:rsid w:val="002439AF"/>
    <w:rsid w:val="00247458"/>
    <w:rsid w:val="00250E2F"/>
    <w:rsid w:val="00254C12"/>
    <w:rsid w:val="002711BE"/>
    <w:rsid w:val="00271FC6"/>
    <w:rsid w:val="00274B96"/>
    <w:rsid w:val="00277CD3"/>
    <w:rsid w:val="002A1005"/>
    <w:rsid w:val="002B563A"/>
    <w:rsid w:val="002B57E6"/>
    <w:rsid w:val="002C12F0"/>
    <w:rsid w:val="002C5120"/>
    <w:rsid w:val="002D0E7D"/>
    <w:rsid w:val="002D78F4"/>
    <w:rsid w:val="002E4A12"/>
    <w:rsid w:val="002E79CC"/>
    <w:rsid w:val="0030093F"/>
    <w:rsid w:val="00300981"/>
    <w:rsid w:val="00302663"/>
    <w:rsid w:val="00320F19"/>
    <w:rsid w:val="00321A3A"/>
    <w:rsid w:val="00324629"/>
    <w:rsid w:val="0032666B"/>
    <w:rsid w:val="003266B6"/>
    <w:rsid w:val="00331949"/>
    <w:rsid w:val="00332284"/>
    <w:rsid w:val="00333ABD"/>
    <w:rsid w:val="00336A94"/>
    <w:rsid w:val="00337FE0"/>
    <w:rsid w:val="00340ED6"/>
    <w:rsid w:val="00343CB3"/>
    <w:rsid w:val="00344DD1"/>
    <w:rsid w:val="0034588F"/>
    <w:rsid w:val="0034650E"/>
    <w:rsid w:val="00351138"/>
    <w:rsid w:val="003573C7"/>
    <w:rsid w:val="00357F60"/>
    <w:rsid w:val="003606CF"/>
    <w:rsid w:val="00362EE9"/>
    <w:rsid w:val="0036389B"/>
    <w:rsid w:val="00367BB1"/>
    <w:rsid w:val="00371412"/>
    <w:rsid w:val="00376502"/>
    <w:rsid w:val="00384E72"/>
    <w:rsid w:val="003857B5"/>
    <w:rsid w:val="00387285"/>
    <w:rsid w:val="003874F5"/>
    <w:rsid w:val="0038757B"/>
    <w:rsid w:val="003A49D7"/>
    <w:rsid w:val="003A75BC"/>
    <w:rsid w:val="003D103E"/>
    <w:rsid w:val="003D5FBC"/>
    <w:rsid w:val="003D7FAB"/>
    <w:rsid w:val="003E62A1"/>
    <w:rsid w:val="003E6EEF"/>
    <w:rsid w:val="003F2360"/>
    <w:rsid w:val="003F3352"/>
    <w:rsid w:val="003F7A83"/>
    <w:rsid w:val="00402818"/>
    <w:rsid w:val="00403456"/>
    <w:rsid w:val="00403573"/>
    <w:rsid w:val="00403DEB"/>
    <w:rsid w:val="00411D71"/>
    <w:rsid w:val="00413FAD"/>
    <w:rsid w:val="00420C56"/>
    <w:rsid w:val="00422821"/>
    <w:rsid w:val="00423E13"/>
    <w:rsid w:val="00425389"/>
    <w:rsid w:val="004311DB"/>
    <w:rsid w:val="004315E4"/>
    <w:rsid w:val="004321BD"/>
    <w:rsid w:val="00435791"/>
    <w:rsid w:val="00437C86"/>
    <w:rsid w:val="004467AD"/>
    <w:rsid w:val="00452144"/>
    <w:rsid w:val="00452DCA"/>
    <w:rsid w:val="00454550"/>
    <w:rsid w:val="00454DEE"/>
    <w:rsid w:val="0045567F"/>
    <w:rsid w:val="00456440"/>
    <w:rsid w:val="00460003"/>
    <w:rsid w:val="00460E98"/>
    <w:rsid w:val="004702F2"/>
    <w:rsid w:val="00477371"/>
    <w:rsid w:val="00487487"/>
    <w:rsid w:val="004901C8"/>
    <w:rsid w:val="0049111B"/>
    <w:rsid w:val="00495C01"/>
    <w:rsid w:val="004A2E25"/>
    <w:rsid w:val="004A31E0"/>
    <w:rsid w:val="004A4890"/>
    <w:rsid w:val="004A6131"/>
    <w:rsid w:val="004B01DB"/>
    <w:rsid w:val="004B26A6"/>
    <w:rsid w:val="004B3518"/>
    <w:rsid w:val="004B5105"/>
    <w:rsid w:val="004B645B"/>
    <w:rsid w:val="004B6529"/>
    <w:rsid w:val="004C347A"/>
    <w:rsid w:val="004C7365"/>
    <w:rsid w:val="004C795F"/>
    <w:rsid w:val="004D1C45"/>
    <w:rsid w:val="004D5A34"/>
    <w:rsid w:val="004D5B60"/>
    <w:rsid w:val="004D6D37"/>
    <w:rsid w:val="004E1949"/>
    <w:rsid w:val="004E4FD0"/>
    <w:rsid w:val="004F2684"/>
    <w:rsid w:val="004F3130"/>
    <w:rsid w:val="004F3B61"/>
    <w:rsid w:val="004F61FD"/>
    <w:rsid w:val="00500B05"/>
    <w:rsid w:val="005035D1"/>
    <w:rsid w:val="00507F41"/>
    <w:rsid w:val="005204BA"/>
    <w:rsid w:val="005213EF"/>
    <w:rsid w:val="00524D05"/>
    <w:rsid w:val="00524D1B"/>
    <w:rsid w:val="00530831"/>
    <w:rsid w:val="00533CF3"/>
    <w:rsid w:val="00547C91"/>
    <w:rsid w:val="00550ED6"/>
    <w:rsid w:val="00551A77"/>
    <w:rsid w:val="0055239C"/>
    <w:rsid w:val="0056125B"/>
    <w:rsid w:val="005613E2"/>
    <w:rsid w:val="00564562"/>
    <w:rsid w:val="00565B19"/>
    <w:rsid w:val="0056798F"/>
    <w:rsid w:val="00567D20"/>
    <w:rsid w:val="00571266"/>
    <w:rsid w:val="00572C6D"/>
    <w:rsid w:val="0057536A"/>
    <w:rsid w:val="00575BC8"/>
    <w:rsid w:val="0058001E"/>
    <w:rsid w:val="005809AF"/>
    <w:rsid w:val="005835CC"/>
    <w:rsid w:val="00585637"/>
    <w:rsid w:val="00593724"/>
    <w:rsid w:val="00594568"/>
    <w:rsid w:val="005956E8"/>
    <w:rsid w:val="005A60CC"/>
    <w:rsid w:val="005C0886"/>
    <w:rsid w:val="005C1461"/>
    <w:rsid w:val="005C22A6"/>
    <w:rsid w:val="005C3256"/>
    <w:rsid w:val="005C43F3"/>
    <w:rsid w:val="005D432C"/>
    <w:rsid w:val="005D4C2E"/>
    <w:rsid w:val="005E0495"/>
    <w:rsid w:val="005E2432"/>
    <w:rsid w:val="005F13C8"/>
    <w:rsid w:val="005F1AD0"/>
    <w:rsid w:val="005F4A22"/>
    <w:rsid w:val="005F4E32"/>
    <w:rsid w:val="005F655D"/>
    <w:rsid w:val="005F6DFF"/>
    <w:rsid w:val="0060179E"/>
    <w:rsid w:val="0060394D"/>
    <w:rsid w:val="00607C56"/>
    <w:rsid w:val="00611789"/>
    <w:rsid w:val="00614483"/>
    <w:rsid w:val="006208C6"/>
    <w:rsid w:val="00620EEA"/>
    <w:rsid w:val="00623DFA"/>
    <w:rsid w:val="0062556C"/>
    <w:rsid w:val="00627C88"/>
    <w:rsid w:val="006315C4"/>
    <w:rsid w:val="006318EA"/>
    <w:rsid w:val="00632038"/>
    <w:rsid w:val="00632293"/>
    <w:rsid w:val="00633CB2"/>
    <w:rsid w:val="00636480"/>
    <w:rsid w:val="00646307"/>
    <w:rsid w:val="0064699F"/>
    <w:rsid w:val="006506BA"/>
    <w:rsid w:val="00651FB4"/>
    <w:rsid w:val="006527E5"/>
    <w:rsid w:val="00652F9C"/>
    <w:rsid w:val="00654891"/>
    <w:rsid w:val="006559C9"/>
    <w:rsid w:val="006562BD"/>
    <w:rsid w:val="00661BD8"/>
    <w:rsid w:val="006642EA"/>
    <w:rsid w:val="00671F17"/>
    <w:rsid w:val="0067217E"/>
    <w:rsid w:val="00680E1C"/>
    <w:rsid w:val="00690968"/>
    <w:rsid w:val="006938A8"/>
    <w:rsid w:val="00696CAA"/>
    <w:rsid w:val="006A00F0"/>
    <w:rsid w:val="006A4F09"/>
    <w:rsid w:val="006A5D69"/>
    <w:rsid w:val="006B1EE4"/>
    <w:rsid w:val="006C164A"/>
    <w:rsid w:val="006C1C72"/>
    <w:rsid w:val="006C2225"/>
    <w:rsid w:val="006C3595"/>
    <w:rsid w:val="006C3CBC"/>
    <w:rsid w:val="006C6C9E"/>
    <w:rsid w:val="006C776B"/>
    <w:rsid w:val="006D0ED2"/>
    <w:rsid w:val="006D28A0"/>
    <w:rsid w:val="006D2CB5"/>
    <w:rsid w:val="006D4105"/>
    <w:rsid w:val="006D4596"/>
    <w:rsid w:val="006D5548"/>
    <w:rsid w:val="006E157E"/>
    <w:rsid w:val="006E2FA0"/>
    <w:rsid w:val="006F1113"/>
    <w:rsid w:val="006F1D42"/>
    <w:rsid w:val="006F2F05"/>
    <w:rsid w:val="006F72AE"/>
    <w:rsid w:val="006F7E13"/>
    <w:rsid w:val="00701B69"/>
    <w:rsid w:val="00703B6D"/>
    <w:rsid w:val="00707DC3"/>
    <w:rsid w:val="007101DE"/>
    <w:rsid w:val="0071293D"/>
    <w:rsid w:val="0072291A"/>
    <w:rsid w:val="00724253"/>
    <w:rsid w:val="00724FB2"/>
    <w:rsid w:val="00731E3A"/>
    <w:rsid w:val="0073372D"/>
    <w:rsid w:val="007407A9"/>
    <w:rsid w:val="00741431"/>
    <w:rsid w:val="007431F5"/>
    <w:rsid w:val="0074344B"/>
    <w:rsid w:val="00744732"/>
    <w:rsid w:val="00745852"/>
    <w:rsid w:val="00750A47"/>
    <w:rsid w:val="007576B1"/>
    <w:rsid w:val="00757D4C"/>
    <w:rsid w:val="00761A83"/>
    <w:rsid w:val="0076255C"/>
    <w:rsid w:val="00763432"/>
    <w:rsid w:val="0076464F"/>
    <w:rsid w:val="00770F31"/>
    <w:rsid w:val="0077229B"/>
    <w:rsid w:val="00776473"/>
    <w:rsid w:val="007800D8"/>
    <w:rsid w:val="0078229A"/>
    <w:rsid w:val="007876FE"/>
    <w:rsid w:val="007951D7"/>
    <w:rsid w:val="00797809"/>
    <w:rsid w:val="007A012E"/>
    <w:rsid w:val="007A032D"/>
    <w:rsid w:val="007A20A9"/>
    <w:rsid w:val="007B0223"/>
    <w:rsid w:val="007C3870"/>
    <w:rsid w:val="007C64D1"/>
    <w:rsid w:val="007C7452"/>
    <w:rsid w:val="007D232E"/>
    <w:rsid w:val="007D2963"/>
    <w:rsid w:val="007D6D28"/>
    <w:rsid w:val="007E08EF"/>
    <w:rsid w:val="007E3016"/>
    <w:rsid w:val="007E64DE"/>
    <w:rsid w:val="007F1B80"/>
    <w:rsid w:val="007F4B85"/>
    <w:rsid w:val="007F4E58"/>
    <w:rsid w:val="007F6DEA"/>
    <w:rsid w:val="0080445B"/>
    <w:rsid w:val="00806277"/>
    <w:rsid w:val="0081784C"/>
    <w:rsid w:val="00822985"/>
    <w:rsid w:val="00822AD5"/>
    <w:rsid w:val="008247E7"/>
    <w:rsid w:val="00826F48"/>
    <w:rsid w:val="008279A1"/>
    <w:rsid w:val="00833EE6"/>
    <w:rsid w:val="00835F8E"/>
    <w:rsid w:val="00836A19"/>
    <w:rsid w:val="00843BBE"/>
    <w:rsid w:val="008463EE"/>
    <w:rsid w:val="00847885"/>
    <w:rsid w:val="00850177"/>
    <w:rsid w:val="008515B5"/>
    <w:rsid w:val="00853C1C"/>
    <w:rsid w:val="00854A51"/>
    <w:rsid w:val="00856ADC"/>
    <w:rsid w:val="00860F5E"/>
    <w:rsid w:val="00861FD3"/>
    <w:rsid w:val="00864487"/>
    <w:rsid w:val="008670B9"/>
    <w:rsid w:val="00870A53"/>
    <w:rsid w:val="00873CD7"/>
    <w:rsid w:val="00874376"/>
    <w:rsid w:val="008745C9"/>
    <w:rsid w:val="00880C0C"/>
    <w:rsid w:val="00881DD3"/>
    <w:rsid w:val="00882B38"/>
    <w:rsid w:val="00885688"/>
    <w:rsid w:val="00887D00"/>
    <w:rsid w:val="0089572E"/>
    <w:rsid w:val="008A2472"/>
    <w:rsid w:val="008A5ED8"/>
    <w:rsid w:val="008A5FFC"/>
    <w:rsid w:val="008B091B"/>
    <w:rsid w:val="008B4A33"/>
    <w:rsid w:val="008B561C"/>
    <w:rsid w:val="008B5926"/>
    <w:rsid w:val="008B6C09"/>
    <w:rsid w:val="008D3301"/>
    <w:rsid w:val="008D76C2"/>
    <w:rsid w:val="008D77E1"/>
    <w:rsid w:val="008E02D9"/>
    <w:rsid w:val="008E1A88"/>
    <w:rsid w:val="008E7BE7"/>
    <w:rsid w:val="009026D3"/>
    <w:rsid w:val="00902726"/>
    <w:rsid w:val="009073E0"/>
    <w:rsid w:val="00913533"/>
    <w:rsid w:val="009207DE"/>
    <w:rsid w:val="00923D11"/>
    <w:rsid w:val="009254A7"/>
    <w:rsid w:val="0092672E"/>
    <w:rsid w:val="00926998"/>
    <w:rsid w:val="00927756"/>
    <w:rsid w:val="00933D62"/>
    <w:rsid w:val="009356AF"/>
    <w:rsid w:val="009373C0"/>
    <w:rsid w:val="00937888"/>
    <w:rsid w:val="0094575D"/>
    <w:rsid w:val="00945E5F"/>
    <w:rsid w:val="00952800"/>
    <w:rsid w:val="00952FA3"/>
    <w:rsid w:val="009662ED"/>
    <w:rsid w:val="009705DA"/>
    <w:rsid w:val="00972764"/>
    <w:rsid w:val="00975ECA"/>
    <w:rsid w:val="00976E5B"/>
    <w:rsid w:val="00980179"/>
    <w:rsid w:val="00982776"/>
    <w:rsid w:val="00984E2D"/>
    <w:rsid w:val="00994134"/>
    <w:rsid w:val="00995564"/>
    <w:rsid w:val="009B34E2"/>
    <w:rsid w:val="009C1A4D"/>
    <w:rsid w:val="009C2150"/>
    <w:rsid w:val="009C5C51"/>
    <w:rsid w:val="009C5FE7"/>
    <w:rsid w:val="009C6BAC"/>
    <w:rsid w:val="009C7B7A"/>
    <w:rsid w:val="009D1B7C"/>
    <w:rsid w:val="009D4B68"/>
    <w:rsid w:val="009D51C6"/>
    <w:rsid w:val="009D5391"/>
    <w:rsid w:val="009E1774"/>
    <w:rsid w:val="009E1DEA"/>
    <w:rsid w:val="009E3021"/>
    <w:rsid w:val="009E46D6"/>
    <w:rsid w:val="009E6E32"/>
    <w:rsid w:val="009F12B0"/>
    <w:rsid w:val="00A00668"/>
    <w:rsid w:val="00A02ACA"/>
    <w:rsid w:val="00A04965"/>
    <w:rsid w:val="00A05373"/>
    <w:rsid w:val="00A135AB"/>
    <w:rsid w:val="00A14189"/>
    <w:rsid w:val="00A24A21"/>
    <w:rsid w:val="00A331E8"/>
    <w:rsid w:val="00A3362D"/>
    <w:rsid w:val="00A37F5E"/>
    <w:rsid w:val="00A40316"/>
    <w:rsid w:val="00A404DE"/>
    <w:rsid w:val="00A436EE"/>
    <w:rsid w:val="00A62AFA"/>
    <w:rsid w:val="00A6483B"/>
    <w:rsid w:val="00A67DC7"/>
    <w:rsid w:val="00A70B8B"/>
    <w:rsid w:val="00A715E0"/>
    <w:rsid w:val="00A71A42"/>
    <w:rsid w:val="00A72700"/>
    <w:rsid w:val="00A777CD"/>
    <w:rsid w:val="00A808E8"/>
    <w:rsid w:val="00A85DB8"/>
    <w:rsid w:val="00A8625F"/>
    <w:rsid w:val="00A96F9E"/>
    <w:rsid w:val="00AA36F8"/>
    <w:rsid w:val="00AA5EFC"/>
    <w:rsid w:val="00AA621D"/>
    <w:rsid w:val="00AA66E8"/>
    <w:rsid w:val="00AA6F51"/>
    <w:rsid w:val="00AB19AB"/>
    <w:rsid w:val="00AB491C"/>
    <w:rsid w:val="00AB4C6E"/>
    <w:rsid w:val="00AB50B0"/>
    <w:rsid w:val="00AC0D24"/>
    <w:rsid w:val="00AC5137"/>
    <w:rsid w:val="00AD3385"/>
    <w:rsid w:val="00AD5C60"/>
    <w:rsid w:val="00AE3655"/>
    <w:rsid w:val="00AE3AE5"/>
    <w:rsid w:val="00AE6ABB"/>
    <w:rsid w:val="00AF0405"/>
    <w:rsid w:val="00AF074C"/>
    <w:rsid w:val="00AF43C7"/>
    <w:rsid w:val="00AF4CCC"/>
    <w:rsid w:val="00B019B2"/>
    <w:rsid w:val="00B0453F"/>
    <w:rsid w:val="00B13546"/>
    <w:rsid w:val="00B165E0"/>
    <w:rsid w:val="00B170EA"/>
    <w:rsid w:val="00B202FB"/>
    <w:rsid w:val="00B20496"/>
    <w:rsid w:val="00B20C98"/>
    <w:rsid w:val="00B21AFE"/>
    <w:rsid w:val="00B25C5C"/>
    <w:rsid w:val="00B30195"/>
    <w:rsid w:val="00B30936"/>
    <w:rsid w:val="00B31A1A"/>
    <w:rsid w:val="00B31B21"/>
    <w:rsid w:val="00B331C3"/>
    <w:rsid w:val="00B34824"/>
    <w:rsid w:val="00B35E69"/>
    <w:rsid w:val="00B3778B"/>
    <w:rsid w:val="00B42BFB"/>
    <w:rsid w:val="00B436CA"/>
    <w:rsid w:val="00B52CFA"/>
    <w:rsid w:val="00B535F5"/>
    <w:rsid w:val="00B54872"/>
    <w:rsid w:val="00B63890"/>
    <w:rsid w:val="00B654D6"/>
    <w:rsid w:val="00B72EE7"/>
    <w:rsid w:val="00B73DA5"/>
    <w:rsid w:val="00B76605"/>
    <w:rsid w:val="00B81CBC"/>
    <w:rsid w:val="00B8483A"/>
    <w:rsid w:val="00B932A8"/>
    <w:rsid w:val="00BA1067"/>
    <w:rsid w:val="00BA1FC9"/>
    <w:rsid w:val="00BA6B4A"/>
    <w:rsid w:val="00BB0C26"/>
    <w:rsid w:val="00BC49D8"/>
    <w:rsid w:val="00BD0280"/>
    <w:rsid w:val="00BD7B1F"/>
    <w:rsid w:val="00BD7DC2"/>
    <w:rsid w:val="00BE1CA5"/>
    <w:rsid w:val="00BF09D1"/>
    <w:rsid w:val="00BF1FE7"/>
    <w:rsid w:val="00BF3ABC"/>
    <w:rsid w:val="00C1048F"/>
    <w:rsid w:val="00C108B2"/>
    <w:rsid w:val="00C15AEC"/>
    <w:rsid w:val="00C172EC"/>
    <w:rsid w:val="00C21709"/>
    <w:rsid w:val="00C21960"/>
    <w:rsid w:val="00C36136"/>
    <w:rsid w:val="00C36A3B"/>
    <w:rsid w:val="00C36F7D"/>
    <w:rsid w:val="00C42B97"/>
    <w:rsid w:val="00C45DCD"/>
    <w:rsid w:val="00C46241"/>
    <w:rsid w:val="00C478AB"/>
    <w:rsid w:val="00C47F20"/>
    <w:rsid w:val="00C51965"/>
    <w:rsid w:val="00C51F66"/>
    <w:rsid w:val="00C570DE"/>
    <w:rsid w:val="00C60230"/>
    <w:rsid w:val="00C60631"/>
    <w:rsid w:val="00C71522"/>
    <w:rsid w:val="00C71B47"/>
    <w:rsid w:val="00C71C35"/>
    <w:rsid w:val="00C75DFF"/>
    <w:rsid w:val="00C769FE"/>
    <w:rsid w:val="00C77EAE"/>
    <w:rsid w:val="00C8003E"/>
    <w:rsid w:val="00C81896"/>
    <w:rsid w:val="00C83185"/>
    <w:rsid w:val="00C95D37"/>
    <w:rsid w:val="00C95F2F"/>
    <w:rsid w:val="00C96B38"/>
    <w:rsid w:val="00CA0E3C"/>
    <w:rsid w:val="00CB166E"/>
    <w:rsid w:val="00CB16B4"/>
    <w:rsid w:val="00CB69CA"/>
    <w:rsid w:val="00CC5319"/>
    <w:rsid w:val="00CC6252"/>
    <w:rsid w:val="00CD04D8"/>
    <w:rsid w:val="00CD19C1"/>
    <w:rsid w:val="00CD4DEF"/>
    <w:rsid w:val="00CE0695"/>
    <w:rsid w:val="00CF2C9A"/>
    <w:rsid w:val="00CF4864"/>
    <w:rsid w:val="00CF53FA"/>
    <w:rsid w:val="00D00ED0"/>
    <w:rsid w:val="00D03A15"/>
    <w:rsid w:val="00D05500"/>
    <w:rsid w:val="00D073A6"/>
    <w:rsid w:val="00D12AB4"/>
    <w:rsid w:val="00D12BD4"/>
    <w:rsid w:val="00D16844"/>
    <w:rsid w:val="00D222CB"/>
    <w:rsid w:val="00D32940"/>
    <w:rsid w:val="00D32CEB"/>
    <w:rsid w:val="00D33992"/>
    <w:rsid w:val="00D33A63"/>
    <w:rsid w:val="00D350FD"/>
    <w:rsid w:val="00D37447"/>
    <w:rsid w:val="00D42C0A"/>
    <w:rsid w:val="00D43578"/>
    <w:rsid w:val="00D47248"/>
    <w:rsid w:val="00D477DA"/>
    <w:rsid w:val="00D47B06"/>
    <w:rsid w:val="00D5038E"/>
    <w:rsid w:val="00D50490"/>
    <w:rsid w:val="00D51572"/>
    <w:rsid w:val="00D5313C"/>
    <w:rsid w:val="00D5504D"/>
    <w:rsid w:val="00D565EA"/>
    <w:rsid w:val="00D60BD1"/>
    <w:rsid w:val="00D62A66"/>
    <w:rsid w:val="00D63EDC"/>
    <w:rsid w:val="00D654CD"/>
    <w:rsid w:val="00D65BFF"/>
    <w:rsid w:val="00D73FDE"/>
    <w:rsid w:val="00D767CE"/>
    <w:rsid w:val="00D77770"/>
    <w:rsid w:val="00D8028B"/>
    <w:rsid w:val="00D87451"/>
    <w:rsid w:val="00D90FB6"/>
    <w:rsid w:val="00D91BEF"/>
    <w:rsid w:val="00D97BEC"/>
    <w:rsid w:val="00DA0636"/>
    <w:rsid w:val="00DA15A1"/>
    <w:rsid w:val="00DA285B"/>
    <w:rsid w:val="00DA3596"/>
    <w:rsid w:val="00DA6C49"/>
    <w:rsid w:val="00DA7971"/>
    <w:rsid w:val="00DA7D3F"/>
    <w:rsid w:val="00DB1997"/>
    <w:rsid w:val="00DB2465"/>
    <w:rsid w:val="00DB51AB"/>
    <w:rsid w:val="00DB799B"/>
    <w:rsid w:val="00DB7CC0"/>
    <w:rsid w:val="00DC1373"/>
    <w:rsid w:val="00DD1B88"/>
    <w:rsid w:val="00DD2A42"/>
    <w:rsid w:val="00DD2E07"/>
    <w:rsid w:val="00DD48F5"/>
    <w:rsid w:val="00DD6CD7"/>
    <w:rsid w:val="00DE4EF5"/>
    <w:rsid w:val="00DE5741"/>
    <w:rsid w:val="00DF276B"/>
    <w:rsid w:val="00DF5BB6"/>
    <w:rsid w:val="00DF7D71"/>
    <w:rsid w:val="00E00D93"/>
    <w:rsid w:val="00E049BA"/>
    <w:rsid w:val="00E04E80"/>
    <w:rsid w:val="00E119B0"/>
    <w:rsid w:val="00E14318"/>
    <w:rsid w:val="00E1507D"/>
    <w:rsid w:val="00E21963"/>
    <w:rsid w:val="00E30361"/>
    <w:rsid w:val="00E42238"/>
    <w:rsid w:val="00E44773"/>
    <w:rsid w:val="00E456E4"/>
    <w:rsid w:val="00E470A1"/>
    <w:rsid w:val="00E60E39"/>
    <w:rsid w:val="00E65C0F"/>
    <w:rsid w:val="00E66638"/>
    <w:rsid w:val="00E67C07"/>
    <w:rsid w:val="00E7097E"/>
    <w:rsid w:val="00E77934"/>
    <w:rsid w:val="00E77EA2"/>
    <w:rsid w:val="00E8101B"/>
    <w:rsid w:val="00E87BDA"/>
    <w:rsid w:val="00E93610"/>
    <w:rsid w:val="00EA1B38"/>
    <w:rsid w:val="00EA524D"/>
    <w:rsid w:val="00EB0133"/>
    <w:rsid w:val="00EB0F92"/>
    <w:rsid w:val="00EB710F"/>
    <w:rsid w:val="00EB7896"/>
    <w:rsid w:val="00EC266B"/>
    <w:rsid w:val="00EC3749"/>
    <w:rsid w:val="00EC484F"/>
    <w:rsid w:val="00EC7BE9"/>
    <w:rsid w:val="00ED2EC3"/>
    <w:rsid w:val="00ED6152"/>
    <w:rsid w:val="00EE1DE9"/>
    <w:rsid w:val="00EE1F60"/>
    <w:rsid w:val="00EE59B1"/>
    <w:rsid w:val="00EF3667"/>
    <w:rsid w:val="00EF4341"/>
    <w:rsid w:val="00EF65D3"/>
    <w:rsid w:val="00F01655"/>
    <w:rsid w:val="00F14DFD"/>
    <w:rsid w:val="00F1772B"/>
    <w:rsid w:val="00F17B27"/>
    <w:rsid w:val="00F232E1"/>
    <w:rsid w:val="00F2448D"/>
    <w:rsid w:val="00F263C8"/>
    <w:rsid w:val="00F2778A"/>
    <w:rsid w:val="00F34FE3"/>
    <w:rsid w:val="00F36EBB"/>
    <w:rsid w:val="00F37DB0"/>
    <w:rsid w:val="00F4072D"/>
    <w:rsid w:val="00F50698"/>
    <w:rsid w:val="00F57F56"/>
    <w:rsid w:val="00F66C48"/>
    <w:rsid w:val="00F739F8"/>
    <w:rsid w:val="00F7588A"/>
    <w:rsid w:val="00F77D18"/>
    <w:rsid w:val="00F801C7"/>
    <w:rsid w:val="00F80D65"/>
    <w:rsid w:val="00F81861"/>
    <w:rsid w:val="00F84C60"/>
    <w:rsid w:val="00F8633E"/>
    <w:rsid w:val="00F90997"/>
    <w:rsid w:val="00F93CD1"/>
    <w:rsid w:val="00F94940"/>
    <w:rsid w:val="00F94D94"/>
    <w:rsid w:val="00F955E4"/>
    <w:rsid w:val="00F97410"/>
    <w:rsid w:val="00F979BE"/>
    <w:rsid w:val="00FA6762"/>
    <w:rsid w:val="00FB145E"/>
    <w:rsid w:val="00FB1D67"/>
    <w:rsid w:val="00FB3330"/>
    <w:rsid w:val="00FB7574"/>
    <w:rsid w:val="00FC32D9"/>
    <w:rsid w:val="00FC3851"/>
    <w:rsid w:val="00FC459E"/>
    <w:rsid w:val="00FC521F"/>
    <w:rsid w:val="00FD276A"/>
    <w:rsid w:val="00FD6761"/>
    <w:rsid w:val="00FE16E5"/>
    <w:rsid w:val="00FE77E9"/>
    <w:rsid w:val="00FE7DB9"/>
    <w:rsid w:val="00FF0427"/>
    <w:rsid w:val="00FF3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97377">
      <w:bodyDiv w:val="1"/>
      <w:marLeft w:val="0"/>
      <w:marRight w:val="0"/>
      <w:marTop w:val="0"/>
      <w:marBottom w:val="0"/>
      <w:divBdr>
        <w:top w:val="none" w:sz="0" w:space="0" w:color="auto"/>
        <w:left w:val="none" w:sz="0" w:space="0" w:color="auto"/>
        <w:bottom w:val="none" w:sz="0" w:space="0" w:color="auto"/>
        <w:right w:val="none" w:sz="0" w:space="0" w:color="auto"/>
      </w:divBdr>
    </w:div>
    <w:div w:id="763768127">
      <w:bodyDiv w:val="1"/>
      <w:marLeft w:val="0"/>
      <w:marRight w:val="0"/>
      <w:marTop w:val="0"/>
      <w:marBottom w:val="0"/>
      <w:divBdr>
        <w:top w:val="none" w:sz="0" w:space="0" w:color="auto"/>
        <w:left w:val="none" w:sz="0" w:space="0" w:color="auto"/>
        <w:bottom w:val="none" w:sz="0" w:space="0" w:color="auto"/>
        <w:right w:val="none" w:sz="0" w:space="0" w:color="auto"/>
      </w:divBdr>
    </w:div>
    <w:div w:id="921911772">
      <w:bodyDiv w:val="1"/>
      <w:marLeft w:val="0"/>
      <w:marRight w:val="0"/>
      <w:marTop w:val="0"/>
      <w:marBottom w:val="0"/>
      <w:divBdr>
        <w:top w:val="none" w:sz="0" w:space="0" w:color="auto"/>
        <w:left w:val="none" w:sz="0" w:space="0" w:color="auto"/>
        <w:bottom w:val="none" w:sz="0" w:space="0" w:color="auto"/>
        <w:right w:val="none" w:sz="0" w:space="0" w:color="auto"/>
      </w:divBdr>
    </w:div>
    <w:div w:id="1615937200">
      <w:bodyDiv w:val="1"/>
      <w:marLeft w:val="0"/>
      <w:marRight w:val="0"/>
      <w:marTop w:val="0"/>
      <w:marBottom w:val="0"/>
      <w:divBdr>
        <w:top w:val="none" w:sz="0" w:space="0" w:color="auto"/>
        <w:left w:val="none" w:sz="0" w:space="0" w:color="auto"/>
        <w:bottom w:val="none" w:sz="0" w:space="0" w:color="auto"/>
        <w:right w:val="none" w:sz="0" w:space="0" w:color="auto"/>
      </w:divBdr>
    </w:div>
    <w:div w:id="1687167561">
      <w:bodyDiv w:val="1"/>
      <w:marLeft w:val="0"/>
      <w:marRight w:val="0"/>
      <w:marTop w:val="0"/>
      <w:marBottom w:val="0"/>
      <w:divBdr>
        <w:top w:val="none" w:sz="0" w:space="0" w:color="auto"/>
        <w:left w:val="none" w:sz="0" w:space="0" w:color="auto"/>
        <w:bottom w:val="none" w:sz="0" w:space="0" w:color="auto"/>
        <w:right w:val="none" w:sz="0" w:space="0" w:color="auto"/>
      </w:divBdr>
    </w:div>
    <w:div w:id="20826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52CD2-C321-4000-977F-6622528B3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2961</TotalTime>
  <Pages>33</Pages>
  <Words>11819</Words>
  <Characters>65009</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76675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733</cp:revision>
  <dcterms:created xsi:type="dcterms:W3CDTF">2017-08-10T21:15:00Z</dcterms:created>
  <dcterms:modified xsi:type="dcterms:W3CDTF">2017-09-12T19:00:00Z</dcterms:modified>
</cp:coreProperties>
</file>